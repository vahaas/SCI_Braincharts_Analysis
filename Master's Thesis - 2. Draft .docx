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B17E7" w14:textId="77777777" w:rsidR="00D86C14" w:rsidRPr="00E97634" w:rsidRDefault="00D86C14" w:rsidP="00D86C14">
      <w:pPr>
        <w:jc w:val="center"/>
        <w:rPr>
          <w:sz w:val="28"/>
          <w:szCs w:val="28"/>
        </w:rPr>
      </w:pPr>
      <w:r w:rsidRPr="00E97634">
        <w:rPr>
          <w:sz w:val="28"/>
          <w:szCs w:val="28"/>
        </w:rPr>
        <w:t>ETH Zurich</w:t>
      </w:r>
    </w:p>
    <w:p w14:paraId="6010F2C0" w14:textId="77777777" w:rsidR="00D86C14" w:rsidRPr="00E97634" w:rsidRDefault="00D86C14" w:rsidP="00D86C14">
      <w:pPr>
        <w:jc w:val="center"/>
        <w:rPr>
          <w:sz w:val="28"/>
          <w:szCs w:val="28"/>
        </w:rPr>
      </w:pPr>
      <w:r w:rsidRPr="00E97634">
        <w:rPr>
          <w:sz w:val="28"/>
          <w:szCs w:val="28"/>
        </w:rPr>
        <w:t>Department of Health Science and Technology</w:t>
      </w:r>
    </w:p>
    <w:p w14:paraId="053D96EE" w14:textId="2C26970E" w:rsidR="00D86C14" w:rsidRPr="00E97634" w:rsidRDefault="00D86C14" w:rsidP="00D86C14">
      <w:pPr>
        <w:jc w:val="center"/>
        <w:rPr>
          <w:sz w:val="28"/>
          <w:szCs w:val="28"/>
        </w:rPr>
      </w:pPr>
      <w:r w:rsidRPr="00E97634">
        <w:rPr>
          <w:sz w:val="28"/>
          <w:szCs w:val="28"/>
        </w:rPr>
        <w:t>Master</w:t>
      </w:r>
      <w:r w:rsidR="007E6DB4">
        <w:rPr>
          <w:sz w:val="28"/>
          <w:szCs w:val="28"/>
        </w:rPr>
        <w:t>’s</w:t>
      </w:r>
      <w:r w:rsidRPr="00E97634">
        <w:rPr>
          <w:sz w:val="28"/>
          <w:szCs w:val="28"/>
        </w:rPr>
        <w:t xml:space="preserve"> in Health Science and Technology</w:t>
      </w:r>
    </w:p>
    <w:p w14:paraId="26D3E082" w14:textId="77777777" w:rsidR="00D86C14" w:rsidRPr="00E97634" w:rsidRDefault="00D86C14" w:rsidP="00D86C14">
      <w:pPr>
        <w:jc w:val="center"/>
        <w:rPr>
          <w:sz w:val="32"/>
          <w:szCs w:val="32"/>
        </w:rPr>
      </w:pPr>
      <w:r w:rsidRPr="00E97634">
        <w:rPr>
          <w:sz w:val="28"/>
          <w:szCs w:val="28"/>
        </w:rPr>
        <w:t>Major in “Rehabilitation and Inclusion”</w:t>
      </w:r>
    </w:p>
    <w:p w14:paraId="2958AFF9" w14:textId="77777777" w:rsidR="00D86C14" w:rsidRPr="00E97634" w:rsidRDefault="00D86C14" w:rsidP="00D86C14">
      <w:pPr>
        <w:jc w:val="center"/>
        <w:rPr>
          <w:sz w:val="28"/>
          <w:szCs w:val="28"/>
        </w:rPr>
      </w:pPr>
      <w:r w:rsidRPr="00E97634">
        <w:rPr>
          <w:noProof/>
          <w:sz w:val="32"/>
          <w:szCs w:val="32"/>
        </w:rPr>
        <mc:AlternateContent>
          <mc:Choice Requires="wps">
            <w:drawing>
              <wp:anchor distT="45720" distB="45720" distL="114300" distR="114300" simplePos="0" relativeHeight="251659264" behindDoc="0" locked="0" layoutInCell="1" allowOverlap="1" wp14:anchorId="21167FF8" wp14:editId="6DCECDAB">
                <wp:simplePos x="0" y="0"/>
                <wp:positionH relativeFrom="margin">
                  <wp:posOffset>182287</wp:posOffset>
                </wp:positionH>
                <wp:positionV relativeFrom="paragraph">
                  <wp:posOffset>271145</wp:posOffset>
                </wp:positionV>
                <wp:extent cx="5741035" cy="989330"/>
                <wp:effectExtent l="0" t="0" r="12065" b="13970"/>
                <wp:wrapSquare wrapText="bothSides"/>
                <wp:docPr id="6097443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989330"/>
                        </a:xfrm>
                        <a:prstGeom prst="rect">
                          <a:avLst/>
                        </a:prstGeom>
                        <a:solidFill>
                          <a:srgbClr val="FFFFFF"/>
                        </a:solidFill>
                        <a:ln w="9525">
                          <a:solidFill>
                            <a:srgbClr val="000000"/>
                          </a:solidFill>
                          <a:miter lim="800000"/>
                          <a:headEnd/>
                          <a:tailEnd/>
                        </a:ln>
                      </wps:spPr>
                      <wps:txbx>
                        <w:txbxContent>
                          <w:p w14:paraId="76ABC51C" w14:textId="77777777" w:rsidR="00D86C14" w:rsidRPr="00095CFE" w:rsidRDefault="00D86C14" w:rsidP="00D86C14">
                            <w:pPr>
                              <w:spacing w:before="160" w:line="276" w:lineRule="auto"/>
                              <w:jc w:val="center"/>
                              <w:rPr>
                                <w:b/>
                                <w:bCs/>
                                <w:sz w:val="44"/>
                                <w:szCs w:val="44"/>
                                <w:lang w:val="en-US"/>
                              </w:rPr>
                            </w:pPr>
                            <w:r w:rsidRPr="009C7E92">
                              <w:rPr>
                                <w:b/>
                                <w:bCs/>
                                <w:sz w:val="40"/>
                                <w:szCs w:val="40"/>
                              </w:rPr>
                              <w:t xml:space="preserve">Structural Brain deviations in Spinal cord injury and neuropathic pain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167FF8" id="_x0000_t202" coordsize="21600,21600" o:spt="202" path="m,l,21600r21600,l21600,xe">
                <v:stroke joinstyle="miter"/>
                <v:path gradientshapeok="t" o:connecttype="rect"/>
              </v:shapetype>
              <v:shape id="Textfeld 2" o:spid="_x0000_s1026" type="#_x0000_t202" style="position:absolute;left:0;text-align:left;margin-left:14.35pt;margin-top:21.35pt;width:452.05pt;height:77.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">
                <v:textbox>
                  <w:txbxContent>
                    <w:p w14:paraId="76ABC51C" w14:textId="77777777" w:rsidR="00D86C14" w:rsidRPr="00095CFE" w:rsidRDefault="00D86C14" w:rsidP="00D86C14">
                      <w:pPr>
                        <w:spacing w:before="160" w:line="276" w:lineRule="auto"/>
                        <w:jc w:val="center"/>
                        <w:rPr>
                          <w:b/>
                          <w:bCs/>
                          <w:sz w:val="44"/>
                          <w:szCs w:val="44"/>
                          <w:lang w:val="en-US"/>
                        </w:rPr>
                      </w:pPr>
                      <w:r w:rsidRPr="009C7E92">
                        <w:rPr>
                          <w:b/>
                          <w:bCs/>
                          <w:sz w:val="40"/>
                          <w:szCs w:val="40"/>
                        </w:rPr>
                        <w:t xml:space="preserve">Structural Brain deviations in Spinal cord injury and neuropathic pain </w:t>
                      </w:r>
                    </w:p>
                  </w:txbxContent>
                </v:textbox>
                <w10:wrap type="square" anchorx="margin"/>
              </v:shape>
            </w:pict>
          </mc:Fallback>
        </mc:AlternateContent>
      </w:r>
    </w:p>
    <w:p w14:paraId="4A63A7A4" w14:textId="77777777" w:rsidR="00D86C14" w:rsidRPr="00E97634" w:rsidRDefault="00D86C14" w:rsidP="00D86C14">
      <w:pPr>
        <w:jc w:val="center"/>
        <w:rPr>
          <w:b/>
          <w:bCs/>
          <w:sz w:val="28"/>
          <w:szCs w:val="28"/>
        </w:rPr>
      </w:pPr>
    </w:p>
    <w:p w14:paraId="6C2323A7" w14:textId="77777777" w:rsidR="00D86C14" w:rsidRPr="00E97634" w:rsidRDefault="00D86C14" w:rsidP="00D86C14">
      <w:pPr>
        <w:jc w:val="center"/>
        <w:rPr>
          <w:b/>
          <w:bCs/>
          <w:sz w:val="28"/>
          <w:szCs w:val="28"/>
        </w:rPr>
      </w:pPr>
      <w:r w:rsidRPr="00E97634">
        <w:rPr>
          <w:b/>
          <w:bCs/>
          <w:sz w:val="28"/>
          <w:szCs w:val="28"/>
        </w:rPr>
        <w:t>Master Thesis</w:t>
      </w:r>
    </w:p>
    <w:p w14:paraId="1B1BBF26" w14:textId="77777777" w:rsidR="00D86C14" w:rsidRPr="00E97634" w:rsidRDefault="00D86C14" w:rsidP="00D86C14">
      <w:pPr>
        <w:jc w:val="center"/>
        <w:rPr>
          <w:sz w:val="28"/>
          <w:szCs w:val="28"/>
        </w:rPr>
      </w:pPr>
      <w:r w:rsidRPr="00E97634">
        <w:rPr>
          <w:sz w:val="28"/>
          <w:szCs w:val="28"/>
        </w:rPr>
        <w:t xml:space="preserve">Submitted by: </w:t>
      </w:r>
    </w:p>
    <w:p w14:paraId="1280C37D" w14:textId="77777777" w:rsidR="00D86C14" w:rsidRPr="00E97634" w:rsidRDefault="00D86C14" w:rsidP="00D86C14">
      <w:pPr>
        <w:jc w:val="center"/>
        <w:rPr>
          <w:sz w:val="28"/>
          <w:szCs w:val="28"/>
        </w:rPr>
      </w:pPr>
      <w:r w:rsidRPr="00E97634">
        <w:rPr>
          <w:sz w:val="28"/>
          <w:szCs w:val="28"/>
        </w:rPr>
        <w:t xml:space="preserve">Valentina Haas </w:t>
      </w:r>
    </w:p>
    <w:p w14:paraId="70D84C1A" w14:textId="77777777" w:rsidR="00D86C14" w:rsidRPr="00E97634" w:rsidRDefault="00D86C14" w:rsidP="00D86C14">
      <w:pPr>
        <w:pStyle w:val="SublineTitelbox"/>
        <w:spacing w:line="360" w:lineRule="auto"/>
        <w:ind w:left="3600" w:firstLine="369"/>
        <w:rPr>
          <w:b w:val="0"/>
          <w:bCs w:val="0"/>
          <w:color w:val="auto"/>
          <w:sz w:val="28"/>
          <w:szCs w:val="28"/>
          <w:lang w:val="en-CA"/>
        </w:rPr>
      </w:pPr>
      <w:r w:rsidRPr="00E97634">
        <w:rPr>
          <w:b w:val="0"/>
          <w:bCs w:val="0"/>
          <w:color w:val="auto"/>
          <w:sz w:val="28"/>
          <w:szCs w:val="28"/>
          <w:lang w:val="en-CA"/>
        </w:rPr>
        <w:t>20-932-257</w:t>
      </w:r>
    </w:p>
    <w:p w14:paraId="34EC7C67" w14:textId="77777777" w:rsidR="00D86C14" w:rsidRPr="00E97634" w:rsidRDefault="00D86C14" w:rsidP="00D86C14">
      <w:pPr>
        <w:jc w:val="center"/>
        <w:rPr>
          <w:sz w:val="28"/>
          <w:szCs w:val="28"/>
        </w:rPr>
      </w:pPr>
      <w:r w:rsidRPr="00E97634">
        <w:rPr>
          <w:sz w:val="28"/>
          <w:szCs w:val="28"/>
        </w:rPr>
        <w:t>Vancouver, July 2025</w:t>
      </w:r>
    </w:p>
    <w:p w14:paraId="6F6D581A" w14:textId="77777777" w:rsidR="00D86C14" w:rsidRPr="00E97634" w:rsidRDefault="00D86C14" w:rsidP="00D86C14">
      <w:pPr>
        <w:jc w:val="center"/>
        <w:rPr>
          <w:sz w:val="28"/>
          <w:szCs w:val="28"/>
        </w:rPr>
      </w:pPr>
    </w:p>
    <w:p w14:paraId="50D9D1BC" w14:textId="77777777" w:rsidR="00D86C14" w:rsidRDefault="00D86C14" w:rsidP="00D86C14">
      <w:pPr>
        <w:jc w:val="center"/>
        <w:rPr>
          <w:sz w:val="28"/>
          <w:szCs w:val="28"/>
        </w:rPr>
      </w:pPr>
      <w:r w:rsidRPr="00E97634">
        <w:rPr>
          <w:sz w:val="28"/>
          <w:szCs w:val="28"/>
        </w:rPr>
        <w:t>Supervisors:</w:t>
      </w:r>
    </w:p>
    <w:p w14:paraId="5D4223C2" w14:textId="5F56471C" w:rsidR="00F94C82" w:rsidRPr="00E97634" w:rsidRDefault="00F94C82" w:rsidP="00F94C82">
      <w:pPr>
        <w:jc w:val="center"/>
        <w:rPr>
          <w:sz w:val="28"/>
          <w:szCs w:val="28"/>
        </w:rPr>
      </w:pPr>
      <w:r w:rsidRPr="00E97634">
        <w:rPr>
          <w:sz w:val="28"/>
          <w:szCs w:val="28"/>
        </w:rPr>
        <w:t>Prof. Dr. John LK Kramer, Associate Professor</w:t>
      </w:r>
    </w:p>
    <w:p w14:paraId="4F4FEF8A" w14:textId="77777777" w:rsidR="00D86C14" w:rsidRPr="00E97634" w:rsidRDefault="00D86C14" w:rsidP="00D86C14">
      <w:pPr>
        <w:jc w:val="center"/>
        <w:rPr>
          <w:sz w:val="28"/>
          <w:szCs w:val="28"/>
        </w:rPr>
      </w:pPr>
      <w:r w:rsidRPr="00E97634">
        <w:rPr>
          <w:sz w:val="28"/>
          <w:szCs w:val="28"/>
        </w:rPr>
        <w:t xml:space="preserve">Dr. Sc. ETH Paulina S. Scheuren, Postdoctoral Fellow, </w:t>
      </w:r>
    </w:p>
    <w:p w14:paraId="0B046F9B" w14:textId="33D792C7" w:rsidR="00D86C14" w:rsidRPr="00E97634" w:rsidRDefault="00D86C14" w:rsidP="00D86C14">
      <w:pPr>
        <w:ind w:right="-6"/>
        <w:jc w:val="center"/>
        <w:rPr>
          <w:sz w:val="28"/>
          <w:szCs w:val="28"/>
        </w:rPr>
      </w:pPr>
      <w:r w:rsidRPr="00E97634">
        <w:rPr>
          <w:sz w:val="28"/>
          <w:szCs w:val="28"/>
        </w:rPr>
        <w:t>International Collaboration on Repair Discoveries, University of British Columbia, Vancouver, BC, Canada</w:t>
      </w:r>
    </w:p>
    <w:p w14:paraId="443A498D" w14:textId="77777777" w:rsidR="00D86C14" w:rsidRPr="00E97634" w:rsidRDefault="00D86C14" w:rsidP="00D86C14">
      <w:pPr>
        <w:jc w:val="center"/>
        <w:rPr>
          <w:sz w:val="28"/>
          <w:szCs w:val="28"/>
        </w:rPr>
      </w:pPr>
    </w:p>
    <w:p w14:paraId="0B248190" w14:textId="77777777" w:rsidR="00D86C14" w:rsidRPr="00E97634" w:rsidRDefault="00D86C14" w:rsidP="00D86C14">
      <w:pPr>
        <w:jc w:val="center"/>
        <w:rPr>
          <w:sz w:val="28"/>
          <w:szCs w:val="28"/>
        </w:rPr>
      </w:pPr>
      <w:r w:rsidRPr="00E97634">
        <w:rPr>
          <w:sz w:val="28"/>
          <w:szCs w:val="28"/>
        </w:rPr>
        <w:t>ETH Supervisor:</w:t>
      </w:r>
    </w:p>
    <w:p w14:paraId="6621DA84" w14:textId="77777777" w:rsidR="00D86C14" w:rsidRPr="00E97634" w:rsidRDefault="00D86C14" w:rsidP="00D86C14">
      <w:pPr>
        <w:jc w:val="center"/>
        <w:rPr>
          <w:sz w:val="28"/>
          <w:szCs w:val="28"/>
        </w:rPr>
      </w:pPr>
      <w:r w:rsidRPr="00E97634">
        <w:rPr>
          <w:sz w:val="28"/>
          <w:szCs w:val="28"/>
        </w:rPr>
        <w:t>Prof. Dr. Olivier Lambercy</w:t>
      </w:r>
    </w:p>
    <w:p w14:paraId="4E8DDA61" w14:textId="4E655C91" w:rsidR="00D86C14" w:rsidRDefault="00D86C14" w:rsidP="00D86C14">
      <w:pPr>
        <w:jc w:val="center"/>
        <w:rPr>
          <w:sz w:val="28"/>
          <w:szCs w:val="28"/>
        </w:rPr>
      </w:pPr>
      <w:r w:rsidRPr="00E97634">
        <w:rPr>
          <w:sz w:val="28"/>
          <w:szCs w:val="28"/>
        </w:rPr>
        <w:t>Adjunct Professor at the Department of Health Sciences and Technology at ETH Zurich, Zurich, Switzerland</w:t>
      </w:r>
    </w:p>
    <w:p w14:paraId="3413E23E" w14:textId="77777777" w:rsidR="00E360B0" w:rsidRDefault="00E360B0" w:rsidP="00D86C14">
      <w:pPr>
        <w:jc w:val="center"/>
        <w:rPr>
          <w:sz w:val="28"/>
          <w:szCs w:val="28"/>
        </w:rPr>
      </w:pPr>
    </w:p>
    <w:p w14:paraId="6A6D2D88" w14:textId="77777777" w:rsidR="00E360B0" w:rsidRDefault="00E360B0" w:rsidP="00D86C14">
      <w:pPr>
        <w:jc w:val="center"/>
        <w:rPr>
          <w:sz w:val="28"/>
          <w:szCs w:val="28"/>
        </w:rPr>
      </w:pPr>
    </w:p>
    <w:p w14:paraId="27D541C2" w14:textId="77777777" w:rsidR="00E360B0" w:rsidRDefault="00E360B0" w:rsidP="00D86C14">
      <w:pPr>
        <w:jc w:val="center"/>
        <w:rPr>
          <w:sz w:val="28"/>
          <w:szCs w:val="28"/>
        </w:rPr>
      </w:pPr>
    </w:p>
    <w:p w14:paraId="219D1100" w14:textId="77777777" w:rsidR="00D86C14" w:rsidRPr="00E97634" w:rsidRDefault="00D86C14">
      <w:pPr>
        <w:spacing w:line="240" w:lineRule="auto"/>
        <w:rPr>
          <w:sz w:val="28"/>
          <w:szCs w:val="28"/>
        </w:rPr>
      </w:pPr>
      <w:r w:rsidRPr="00E97634">
        <w:rPr>
          <w:sz w:val="28"/>
          <w:szCs w:val="28"/>
        </w:rPr>
        <w:br w:type="page"/>
      </w:r>
    </w:p>
    <w:p w14:paraId="7AC8EB44" w14:textId="774CAAD5" w:rsidR="00F80DE5" w:rsidRDefault="00D86C14" w:rsidP="00E0761D">
      <w:pPr>
        <w:pStyle w:val="berschrift1"/>
      </w:pPr>
      <w:r w:rsidRPr="00E97634">
        <w:lastRenderedPageBreak/>
        <w:t>Abstract</w:t>
      </w:r>
      <w:r w:rsidR="00343219" w:rsidRPr="001367A6">
        <w:t xml:space="preserve"> </w:t>
      </w:r>
    </w:p>
    <w:p w14:paraId="7B72014D" w14:textId="52B3E849" w:rsidR="0009203D" w:rsidRDefault="0009203D" w:rsidP="0009203D">
      <w:r>
        <w:t xml:space="preserve">Spinal cord injury leads to severe motor, sensory, and autonomic dysfunction, which is often accompanied by neuropathic pain. Neuroimaging studies have demonstrated structural brain alterations after spinal cord injury, but methodological limitations such as small, unmatched control groups make generalizability difficult. This study applied normative modeling </w:t>
      </w:r>
      <w:r>
        <w:t xml:space="preserve">to identify individual-level cortical and subcortical deviation in participants with spinal cord injury and assess association with neuropathic pain. We analyzed T1-weighted MRI scans from 34 participants with spinal cord injury (24 with and 10 without neuropathic pain) using Braincharts, a normative modelling framework trained on over 58’000 healthy controls. Cortical thickness and subcortical volume were compared to age- and sex-adjusted trajectories. </w:t>
      </w:r>
    </w:p>
    <w:p w14:paraId="25710E22" w14:textId="78CF0359" w:rsidR="00974D64" w:rsidRDefault="0009203D" w:rsidP="00910543">
      <w:r>
        <w:t>Participants with spinal cord injury showed reduced cortical thickness in prefrontal, sensorimotor and temporal regions and increased thickness in occipital and parietal areas. Subcortical volume reductions were observed in the pallidum and amygdala. Deviations from the normative model were more widespread in participants with spinal cord injury and neuropathic pain</w:t>
      </w:r>
      <w:r w:rsidR="00974D64">
        <w:t xml:space="preserve">, with some structural changes correlating with pain intensity and extent. In contrast, certain regions showed a bigger difference in </w:t>
      </w:r>
      <w:r w:rsidR="0028387C">
        <w:t>participants</w:t>
      </w:r>
      <w:r w:rsidR="00974D64">
        <w:t xml:space="preserve"> with spinal cord injury without neuropathic pain, indicating supraspinal plasticity independent of pain. </w:t>
      </w:r>
    </w:p>
    <w:p w14:paraId="741683E7" w14:textId="0D6292D5" w:rsidR="00974D64" w:rsidRDefault="001B7465" w:rsidP="00910543">
      <w:r>
        <w:t xml:space="preserve">This study demonstrates the applicability of normative modeling in spinal cord injury and </w:t>
      </w:r>
      <w:r w:rsidR="0028387C">
        <w:t xml:space="preserve">enables to detect brain deviations, without relying on traditional control groups. </w:t>
      </w:r>
    </w:p>
    <w:p w14:paraId="2A94EE73" w14:textId="77777777" w:rsidR="0028387C" w:rsidRDefault="0028387C" w:rsidP="0028387C"/>
    <w:p w14:paraId="7CDCF55A" w14:textId="75A2639E" w:rsidR="006F3B86" w:rsidRPr="0028387C" w:rsidRDefault="006F3B86" w:rsidP="0028387C">
      <w:r w:rsidRPr="0028387C">
        <w:rPr>
          <w:b/>
          <w:bCs/>
        </w:rPr>
        <w:t>Keywords</w:t>
      </w:r>
      <w:r w:rsidR="0028387C">
        <w:rPr>
          <w:b/>
          <w:bCs/>
        </w:rPr>
        <w:t xml:space="preserve">: </w:t>
      </w:r>
      <w:r w:rsidR="0028387C">
        <w:t xml:space="preserve">cortical thickness; </w:t>
      </w:r>
      <w:r w:rsidR="0028387C">
        <w:t xml:space="preserve">braincharts; </w:t>
      </w:r>
      <w:r w:rsidR="0028387C">
        <w:t xml:space="preserve">neuropathic pain, brain </w:t>
      </w:r>
      <w:r w:rsidR="0028387C">
        <w:t xml:space="preserve">normative modeling, spinal cord injury, morphometry, subcortical volume,  </w:t>
      </w:r>
    </w:p>
    <w:p w14:paraId="5000D280" w14:textId="250A3F70" w:rsidR="00343219" w:rsidRPr="001367A6" w:rsidRDefault="00343219" w:rsidP="00343219">
      <w:r w:rsidRPr="001367A6">
        <w:t>Author affiliations:</w:t>
      </w:r>
    </w:p>
    <w:p w14:paraId="4A984C0B" w14:textId="77777777" w:rsidR="00343219" w:rsidRPr="001367A6" w:rsidRDefault="00343219" w:rsidP="00343219">
      <w:r w:rsidRPr="001367A6">
        <w:t>1 Author affiliations are justified, 12 point, and should appear in numerical order, authors who share an affiliation are labelled with the same number</w:t>
      </w:r>
    </w:p>
    <w:p w14:paraId="4FAA3024" w14:textId="77777777" w:rsidR="00343219" w:rsidRPr="001367A6" w:rsidRDefault="00343219" w:rsidP="00343219">
      <w:r w:rsidRPr="001367A6">
        <w:t>2 Affiliation details should include Department, Address including postcode and Country, in English. No street names</w:t>
      </w:r>
    </w:p>
    <w:p w14:paraId="4F05AF5E" w14:textId="77777777" w:rsidR="00343219" w:rsidRPr="001367A6" w:rsidRDefault="00343219" w:rsidP="00343219">
      <w:r w:rsidRPr="001367A6">
        <w:t>3 For large groups, use the name of the group or consortium and include a full list of the authors in the Supplementary material. If members of a consortium need to be indexed online as collaborators, please include full names only in an Appendix.</w:t>
      </w:r>
    </w:p>
    <w:p w14:paraId="28257E45" w14:textId="77777777" w:rsidR="00343219" w:rsidRPr="001367A6" w:rsidRDefault="00343219" w:rsidP="00343219"/>
    <w:p w14:paraId="4169DDBB" w14:textId="77777777" w:rsidR="00343219" w:rsidRPr="001367A6" w:rsidRDefault="00343219" w:rsidP="00343219">
      <w:r w:rsidRPr="001367A6">
        <w:t>Correspondence to: Author name</w:t>
      </w:r>
    </w:p>
    <w:p w14:paraId="156C1F69" w14:textId="77777777" w:rsidR="00343219" w:rsidRPr="001367A6" w:rsidRDefault="00343219" w:rsidP="00343219">
      <w:r w:rsidRPr="001367A6">
        <w:t xml:space="preserve">Full address </w:t>
      </w:r>
    </w:p>
    <w:p w14:paraId="6FFDB5C4" w14:textId="77777777" w:rsidR="00343219" w:rsidRPr="001367A6" w:rsidRDefault="00343219" w:rsidP="00343219">
      <w:r w:rsidRPr="001367A6">
        <w:t>E-mail</w:t>
      </w:r>
    </w:p>
    <w:p w14:paraId="73330A00" w14:textId="77777777" w:rsidR="00343219" w:rsidRDefault="00343219" w:rsidP="00343219">
      <w:r w:rsidRPr="001367A6">
        <w:rPr>
          <w:b/>
        </w:rPr>
        <w:lastRenderedPageBreak/>
        <w:t>Running title</w:t>
      </w:r>
      <w:r w:rsidRPr="001367A6">
        <w:t>: Maximum 40 characters including spaces</w:t>
      </w:r>
    </w:p>
    <w:p w14:paraId="06B0215A" w14:textId="77777777" w:rsidR="00343219" w:rsidRPr="001367A6" w:rsidRDefault="00343219" w:rsidP="00343219">
      <w:r w:rsidRPr="001367A6">
        <w:rPr>
          <w:b/>
        </w:rPr>
        <w:t>Keywords:</w:t>
      </w:r>
      <w:r w:rsidRPr="001367A6">
        <w:t xml:space="preserve"> separate by semi-colon; 12 point; maximum of six</w:t>
      </w:r>
    </w:p>
    <w:p w14:paraId="2DFC2F1F" w14:textId="77777777" w:rsidR="00343219" w:rsidRPr="001367A6" w:rsidRDefault="00343219" w:rsidP="00343219">
      <w:r w:rsidRPr="001367A6">
        <w:rPr>
          <w:b/>
        </w:rPr>
        <w:t>Abbreviations:</w:t>
      </w:r>
      <w:r w:rsidRPr="001367A6">
        <w:t xml:space="preserve"> No abbreviations list. Abbreviations should be defined at first use (except for accepted gene/protein symbols). Abbreviations in figures and tables should be defined in the legend.</w:t>
      </w:r>
    </w:p>
    <w:p w14:paraId="3EA8964A" w14:textId="77777777" w:rsidR="00343219" w:rsidRPr="001367A6" w:rsidRDefault="00343219" w:rsidP="00343219">
      <w:r w:rsidRPr="001367A6">
        <w:t>The following do not need defining: AIDS; ANOVA; ATP; cDNA; CNS; CSF; CT; DNA; ECG; EEG; ELISA; EMG; GABA; HIV; MRI; PBS; PCR; PET; REM; RNA; mRNA; tRNA</w:t>
      </w:r>
    </w:p>
    <w:p w14:paraId="025EB771" w14:textId="77777777" w:rsidR="00343219" w:rsidRDefault="00343219" w:rsidP="00343219"/>
    <w:p w14:paraId="1E726672" w14:textId="77777777" w:rsidR="004D11BC" w:rsidRPr="001367A6" w:rsidRDefault="004D11BC" w:rsidP="00343219"/>
    <w:p w14:paraId="414B7754" w14:textId="77777777" w:rsidR="00D86C14" w:rsidRDefault="00D86C14" w:rsidP="00D86C14">
      <w:pPr>
        <w:pStyle w:val="berschrift1"/>
      </w:pPr>
      <w:r w:rsidRPr="00E97634">
        <w:t xml:space="preserve">Introduction </w:t>
      </w:r>
    </w:p>
    <w:p w14:paraId="2971E490" w14:textId="64417B95" w:rsidR="000C4206" w:rsidRDefault="004D11BC" w:rsidP="002677E5">
      <w:r>
        <w:t xml:space="preserve">Spinal cord injury (SCI) </w:t>
      </w:r>
      <w:r w:rsidR="000B59F8">
        <w:t xml:space="preserve">is a traumatic or non-traumatic damage to the spinal cord, which affects </w:t>
      </w:r>
      <w:r w:rsidR="009F06E6">
        <w:t>over 20 million individuals</w:t>
      </w:r>
      <w:r w:rsidR="009F06E6">
        <w:fldChar w:fldCharType="begin"/>
      </w:r>
      <w:r w:rsidR="009F06E6">
        <w:instrText xml:space="preserve"> ADDIN ZOTERO_ITEM CSL_CITATION {"citationID":"IGYlijNs","properties":{"formattedCitation":"\\super 1\\nosupersub{}","plainCitation":"1","noteIndex":0},"citationItems":[{"id":211,"uris":["http://zotero.org/users/16412063/items/MASLR9IS"],"itemData":{"id":211,"type":"article-journal","container-title":"The Lancet Neurology","DOI":"10.1016/S1474-4422(23)00287-9","ISSN":"1474-4422, 1474-4465","issue":"11","journalAbbreviation":"The Lancet Neurology","language":"English","note":"publisher: Elsevier\nPMID: 37863591","page":"1026-1047","source":"www.thelancet.com","title":"Global, regional, and national burden of spinal cord injury, 1990–2019: a systematic analysis for the Global Burden of Disease Study 2019","title-short":"Global, regional, and national burden of spinal cord injury, 1990–2019","volume":"22","author":[{"family":"Safdarian","given":"Mahdi"},{"family":"Trinka","given":"Eugen"},{"family":"Rahimi-Movaghar","given":"Vafa"},{"family":"Thomschewski","given":"Aljoscha"},{"family":"Aali","given":"Amirali"},{"family":"Abady","given":"Gdiom Gebreheat"},{"family":"Abate","given":"Semagn Mekonnen"},{"family":"Abd-Allah","given":"Foad"},{"family":"Abedi","given":"Aidin"},{"family":"Adane","given":"Denberu Eshetie"},{"family":"Afzal","given":"Saira"},{"family":"Ahinkorah","given":"Bright Opoku"},{"family":"Ahmad","given":"Sajjad"},{"family":"Ahmed","given":"Haroon"},{"family":"Amanat","given":"Nasir"},{"family":"Angappan","given":"Dhanalakshmi"},{"family":"Arabloo","given":"Jalal"},{"family":"Aryannejad","given":"Armin"},{"family":"Athari","given":"Seyyed Shamsadin"},{"family":"Atreya","given":"Alok"},{"family":"Azadnajafabad","given":"Sina"},{"family":"Azzam","given":"Ahmed Y."},{"family":"Babamohamadi","given":"Hassan"},{"family":"Banik","given":"Palash Chandra"},{"family":"Bardhan","given":"Mainak"},{"family":"Bashiri","given":"Azadeh"},{"family":"Berhie","given":"Alemshet Yirga"},{"family":"Bhat","given":"Ajay Nagesh"},{"family":"Brown","given":"Julie"},{"family":"Champs","given":"Ana Paula"},{"family":"Charalampous","given":"Periklis"},{"family":"Chukwu","given":"Isaac Sunday"},{"family":"Coberly","given":"Kaleb"},{"family":"Dadras","given":"Omid"},{"family":"Yada","given":"Dereje Y."},{"family":"Dai","given":"Xiaochen"},{"family":"Dandona","given":"Lalit"},{"family":"Dandona","given":"Rakhi"},{"family":"Dessalegn","given":"Fikadu Nugusu"},{"family":"Desta","given":"Abebaw Alemayehu"},{"family":"Dhingra","given":"Sameer"},{"family":"Diao","given":"Nancy"},{"family":"Diaz","given":"Daniel"},{"family":"Dibas","given":"Mahmoud"},{"family":"Dongarwar","given":"Deepa"},{"family":"Dsouza","given":"Haneil Larson"},{"family":"Ekholuenetale","given":"Michael"},{"family":"Nahas","given":"Nevine El"},{"family":"Elhadi","given":"Muhammed"},{"family":"Eskandarieh","given":"Sharareh"},{"family":"Fagbamigbe","given":"Adeniyi Francis"},{"family":"Fares","given":"Jawad"},{"family":"Fatehizadeh","given":"Ali"},{"family":"Fereshtehnejad","given":"Seyed-Mohammad"},{"family":"Fischer","given":"Florian"},{"family":"Franklin","given":"Richard Charles"},{"family":"Garg","given":"Tushar"},{"family":"Getachew","given":"Melaku"},{"family":"Ghaffarpasand","given":"Fariborz"},{"family":"Gholamrezanezhad","given":"Ali"},{"family":"Mesgarha","given":"Milad Gholizadeh"},{"family":"Ghozy","given":"Sherief"},{"family":"Golechha","given":"Mahaveer"},{"family":"Goleij","given":"Pouya"},{"family":"Graham","given":"Simon Matthew"},{"family":"Gupta","given":"Vivek Kumar"},{"family":"Haagsma","given":"Juanita A."},{"family":"Hamidi","given":"Samer"},{"family":"Harlianto","given":"Netanja I."},{"family":"Harorani","given":"Mehdi"},{"family":"Hasanian","given":"Mohammad"},{"family":"Hassan","given":"Amr"},{"family":"Hassen","given":"Mohammed Bheser"},{"family":"Hoveidaei","given":"Amir Human"},{"family":"Iravanpour","given":"Farideh"},{"family":"Irilouzadian","given":"Rana"},{"family":"Iwu","given":"Chidozie C. D."},{"family":"Jacob","given":"Louis"},{"family":"Jaja","given":"Chinwe Juliana"},{"family":"Joseph","given":"Nitin"},{"family":"Joshua","given":"Charity Ehimwenma"},{"family":"Jozwiak","given":"Jacek Jerzy"},{"family":"Kadashetti","given":"Vidya"},{"family":"Kandel","given":"Amit"},{"family":"Kantar","given":"Rami S."},{"family":"Karaye","given":"Ibraheem M."},{"family":"Karkhah","given":"Samad"},{"family":"Khader","given":"Yousef Saleh"},{"family":"Khan","given":"Ejaz Ahmad"},{"family":"Khan","given":"Md Jobair"},{"family":"Kashani","given":"Hamid Reza Khayat"},{"family":"Khonji","given":"Mohammad Saeid"},{"family":"Khormali","given":"Moein"},{"family":"Kim","given":"Grace"},{"family":"Krishnamoorthy","given":"Vijay"},{"family":"Kumaran","given":"Senthil D."},{"family":"Malekpour","given":"Mohammad-Reza"},{"family":"Meretoja","given":"Tuomo J."},{"family":"Mesregah","given":"Mohamed Kamal"},{"family":"Mestrovic","given":"Tomislav"},{"family":"Sá","given":"Ana Carolina Micheletti Gomide Nogueira","dropping-particle":"de"},{"family":"Miller","given":"Ted R."},{"family":"Mirahmadi","given":"Alireza"},{"family":"Mirghaderi","given":"Seyed Peyman"},{"family":"Mirza","given":"Moonis"},{"family":"Misganaw","given":"Awoke"},{"family":"Misra","given":"Sanjeev"},{"family":"Mohammad","given":"Yousef"},{"family":"Mohammadi","given":"Esmaeil"},{"family":"Mokdad","given":"Ali H."},{"family":"Möller","given":"Holger"},{"family":"Momtazmanesh","given":"Sara"},{"family":"Moni","given":"Mohammad Ali"},{"family":"Mostafavi","given":"Ebrahim"},{"family":"Mulita","given":"Francesk"},{"family":"Naghavi","given":"Mohsen"},{"family":"Nassereldine","given":"Hasan"},{"family":"Natto","given":"Zuhair S."},{"family":"Nejati","given":"Kazem"},{"family":"Nguyen","given":"Huong Lan Thi"},{"family":"Nguyen","given":"Van Thanh"},{"family":"Sá","given":"Antonio Tolentino Nogueira","dropping-particle":"de"},{"family":"Olagunju","given":"Andrew T."},{"family":"Olufadewa","given":"Isaac Iyinoluwa"},{"family":"Omotayo","given":"Abiodun Olusola"},{"family":"Owolabi","given":"Mayowa O."},{"family":"Patil","given":"Shankargouda"},{"family":"Pawar","given":"Shrikant"},{"family":"Pedersini","given":"Paolo"},{"family":"Petcu","given":"Ionela-Roxana"},{"family":"Polinder","given":"Suzanne"},{"family":"Pourbagher-Shahri","given":"Ali Mohammad"},{"family":"Qureshi","given":"Maryam Faiz"},{"family":"Raghav","given":"Pankaja Raghav"},{"family":"Rahman","given":"Mosiur"},{"family":"Rahnavard","given":"Niloufar"},{"family":"Rajabpour-Sanati","given":"Ali"},{"family":"Rashidi","given":"Mohammad-Mahdi"},{"family":"Rawaf","given":"Salman"},{"family":"Roberts","given":"Nicholas L. S."},{"family":"Saddik","given":"Basema"},{"family":"Saeed","given":"Umar"},{"family":"Samadzadeh","given":"Sara"},{"family":"Samy","given":"Abdallah M."},{"family":"Sarveazad","given":"Arash"},{"family":"Seylani","given":"Allen"},{"family":"Shafie","given":"Mahan"},{"family":"Shahbandi","given":"Ataollah"},{"family":"Sharew","given":"Mequannent Melaku Sharew"},{"family":"Sheikhi","given":"Rahim Ali"},{"family":"Shetty","given":"Pavanchand H."},{"family":"Yigit","given":"Arzu"},{"family":"Shobeiri","given":"Parnian"},{"family":"Shool","given":"Sina"},{"family":"Shorofi","given":"Seyed Afshin"},{"family":"Sibhat","given":"Migbar Mekonnen"},{"family":"Sinaei","given":"Ehsan"},{"family":"Singh","given":"Paramdeep"},{"family":"Singh","given":"Surjit"},{"family":"Solomon","given":"Yonatan"},{"family":"Sotoudeh","given":"Houman"},{"family":"Tadesse","given":"Belsti Atnkut"},{"family":"Umair","given":"Muhammad"},{"family":"Tahbaz","given":"Sahel Valadan"},{"family":"Valdez","given":"Pascual R."},{"family":"Venketasubramanian","given":"Narayanaswamy"},{"family":"Vu","given":"Linh Gia"},{"family":"Wickramasinghe","given":"Nuwan Darshana"},{"family":"Zare","given":"Iman"},{"family":"Yazdanpanah","given":"Fereshteh"},{"family":"Wu","given":"Ai-Min"},{"family":"Zhang","given":"Zhi-Jiang"}],"issued":{"date-parts":[["2023",11,1]]}}}],"schema":"https://github.com/citation-style-language/schema/raw/master/csl-citation.json"} </w:instrText>
      </w:r>
      <w:r w:rsidR="009F06E6">
        <w:fldChar w:fldCharType="separate"/>
      </w:r>
      <w:r w:rsidR="009F06E6" w:rsidRPr="009F06E6">
        <w:rPr>
          <w:rFonts w:eastAsiaTheme="minorHAnsi"/>
          <w:vertAlign w:val="superscript"/>
          <w:lang w:val="de-DE" w:eastAsia="en-US"/>
        </w:rPr>
        <w:t>1</w:t>
      </w:r>
      <w:r w:rsidR="009F06E6">
        <w:fldChar w:fldCharType="end"/>
      </w:r>
      <w:r w:rsidR="009F06E6">
        <w:t xml:space="preserve">. </w:t>
      </w:r>
      <w:r w:rsidR="00403689">
        <w:t>It leads to severe</w:t>
      </w:r>
      <w:r>
        <w:t xml:space="preserve"> consequences affecting motor, sensory, and autonomic functions at or below level of injury</w:t>
      </w:r>
      <w:r w:rsidR="009F06E6">
        <w:fldChar w:fldCharType="begin"/>
      </w:r>
      <w:r w:rsidR="009F06E6">
        <w:instrText xml:space="preserve"> ADDIN ZOTERO_ITEM CSL_CITATION {"citationID":"rDgwXggR","properties":{"formattedCitation":"\\super 2\\nosupersub{}","plainCitation":"2","noteIndex":0},"citationItems":[{"id":194,"uris":["http://zotero.org/users/16412063/items/KLCQIQN5"],"itemData":{"id":194,"type":"article-journal","abstract":"BACKGROUND: Traumatic spinal cord injuries (SCI) have devastating consequences for the physical, financial, and psychosocial well-being of patients and their caregivers. Expediently delivering interventions during the early postinjury period can have a tremendous impact on long-term functional recovery.\n          PATHOPHYSIOLOGY: This is largely due to the unique pathophysiology of SCI where the initial traumatic insult (primary injury) is followed by a progressive secondary injury cascade characterized by ischemia, proapoptotic signaling, and peripheral inflammatory cell infiltration. Over the subsequent hours, release of proinflammatory cytokines and cytotoxic debris (DNA, ATP, reactive oxygen species) cyclically adds to the harsh postinjury microenvironment. As the lesions mature into the chronic phase, regeneration is severely impeded by the development of an astroglial-fibrous scar surrounding coalesced cystic cavities. Addressing these challenges forms the basis of current and upcoming treatments for SCI.\n          MANAGEMENT: This paper discusses the evidence-based management of a patient with SCI while emphasizing the importance of early definitive care. Key neuroprotective therapies are summarized including surgical decompression, methylprednisolone, and blood pressure augmentation. We then review exciting neuroprotective interventions on the cusp of translation such as Riluzole, Minocycline, magnesium, therapeutic hypothermia, and CSF drainage. We also explore the most promising neuroregenerative strategies in trial today including Cethrin™, anti-NOGO antibody, cell-based approaches, and bioengineered biomaterials. Each section provides a working knowledge of the key preclinical and patient trials relevant to clinicians while highlighting the pathophysiologic rationale for the therapies.\n          CONCLUSION: We conclude with our perspectives on the future of treatment and research in this rapidly evolving field.","container-title":"Neurosurgery","DOI":"10.1093/neuros/nyw080","ISSN":"0148-396X","issue":"3S","language":"en-US","page":"S9","source":"journals.lww.com","title":"Traumatic Spinal Cord Injury—Repair and Regeneration","volume":"80","author":[{"family":"Ahuja","given":"Christopher S."},{"family":"Nori","given":"Satoshi"},{"family":"Tetreault","given":"Lindsay"},{"family":"Wilson","given":"Jefferson"},{"family":"Kwon","given":"Brian"},{"family":"Harrop","given":"James"},{"family":"Choi","given":"David"},{"family":"Fehlings","given":"Michael G."}],"issued":{"date-parts":[["2017",3]]}}}],"schema":"https://github.com/citation-style-language/schema/raw/master/csl-citation.json"} </w:instrText>
      </w:r>
      <w:r w:rsidR="009F06E6">
        <w:fldChar w:fldCharType="separate"/>
      </w:r>
      <w:r w:rsidR="009F06E6" w:rsidRPr="009F06E6">
        <w:rPr>
          <w:rFonts w:eastAsiaTheme="minorHAnsi"/>
          <w:vertAlign w:val="superscript"/>
          <w:lang w:val="de-DE" w:eastAsia="en-US"/>
        </w:rPr>
        <w:t>2</w:t>
      </w:r>
      <w:r w:rsidR="009F06E6">
        <w:fldChar w:fldCharType="end"/>
      </w:r>
      <w:r>
        <w:t xml:space="preserve">. </w:t>
      </w:r>
      <w:r w:rsidR="00523B4B">
        <w:t>The underlying cause is the disruption of ascending and descending neural pathways</w:t>
      </w:r>
      <w:r w:rsidR="009F06E6">
        <w:fldChar w:fldCharType="begin"/>
      </w:r>
      <w:r w:rsidR="00403689">
        <w:instrText xml:space="preserve"> ADDIN ZOTERO_ITEM CSL_CITATION {"citationID":"GfLkIVKd","properties":{"formattedCitation":"\\super 3\\nosupersub{}","plainCitation":"3","noteIndex":0},"citationItems":[{"id":205,"uris":["http://zotero.org/users/16412063/items/HZ258E96"],"itemData":{"id":205,"type":"article-journal","abstract":"Spinal cord injury (SCI) is a destructive neurological and pathological state that causes major motor, sensory and autonomic dysfunctions. Its pathophysiology comprises acute and chronic phases and incorporates a cascade of destructive events such as ischemia, oxidative stress, inflammatory events, apoptotic pathways and locomotor dysfunctions. Many therapeutic strategies have been proposed to overcome neurodegenerative events and reduce secondary neuronal damage. Efforts have also been devoted in developing neuroprotective and neuro-regenerative therapies that promote neuronal recovery and outcome. Although varying degrees of success have been achieved, curative accomplishment is still elusive probably due to the complex healing and protective mechanisms involved. Thus, current understanding in this area must be assessed to formulate appropriate treatment modalities to improve SCI recovery. This review aims to promote the understanding of SCI pathophysiology, interrelated or interlinked multimolecular interactions and various methods of neuronal recovery i.e., neuroprotective, immunomodulatory and neuro-regenerative pathways and relevant approaches.","container-title":"International Journal of Molecular Sciences","DOI":"10.3390/ijms21207533","ISSN":"1422-0067","issue":"20","language":"en","license":"http://creativecommons.org/licenses/by/3.0/","note":"number: 20\npublisher: Multidisciplinary Digital Publishing Institute","page":"7533","source":"www.mdpi.com","title":"Spinal Cord Injury: Pathophysiology, Multimolecular Interactions, and Underlying Recovery Mechanisms","title-short":"Spinal Cord Injury","volume":"21","author":[{"family":"Anjum","given":"Anam"},{"family":"Yazid","given":"Muhammad Da’in"},{"family":"Fauzi Daud","given":"Muhammad"},{"family":"Idris","given":"Jalilah"},{"family":"Ng","given":"Angela Min Hwei"},{"family":"Selvi Naicker","given":"Amaramalar"},{"family":"Ismail","given":"Ohnmar Htwe@ Rashidah"},{"family":"Athi Kumar","given":"Ramesh Kumar"},{"family":"Lokanathan","given":"Yogeswaran"}],"issued":{"date-parts":[["2020",1]]}}}],"schema":"https://github.com/citation-style-language/schema/raw/master/csl-citation.json"} </w:instrText>
      </w:r>
      <w:r w:rsidR="009F06E6">
        <w:fldChar w:fldCharType="separate"/>
      </w:r>
      <w:r w:rsidR="00403689" w:rsidRPr="00403689">
        <w:rPr>
          <w:rFonts w:eastAsiaTheme="minorHAnsi"/>
          <w:vertAlign w:val="superscript"/>
          <w:lang w:val="de-DE" w:eastAsia="en-US"/>
        </w:rPr>
        <w:t>3</w:t>
      </w:r>
      <w:r w:rsidR="009F06E6">
        <w:fldChar w:fldCharType="end"/>
      </w:r>
      <w:r w:rsidR="00523B4B">
        <w:t xml:space="preserve">. </w:t>
      </w:r>
      <w:r w:rsidR="00E6113D">
        <w:t xml:space="preserve">Following </w:t>
      </w:r>
      <w:r w:rsidR="00C33966">
        <w:t xml:space="preserve">SCI, </w:t>
      </w:r>
      <w:r w:rsidR="00E6113D">
        <w:t xml:space="preserve">maladaptive plasticity and </w:t>
      </w:r>
      <w:r w:rsidR="00C33966">
        <w:t>central nervous system reorganisation</w:t>
      </w:r>
      <w:r w:rsidR="00E6113D">
        <w:t xml:space="preserve">, including spinothalamic tract deafferentation, loss of inhibitory pain modulation, increased pain excitability, and neuroinflammatory processes are </w:t>
      </w:r>
      <w:r w:rsidR="00C33966">
        <w:t>contributing to the development of</w:t>
      </w:r>
      <w:r w:rsidR="00E6113D">
        <w:t xml:space="preserve"> </w:t>
      </w:r>
      <w:r w:rsidR="00C33966">
        <w:t>neuropathic pain</w:t>
      </w:r>
      <w:r w:rsidR="000F6AC4">
        <w:fldChar w:fldCharType="begin"/>
      </w:r>
      <w:r w:rsidR="000F6AC4">
        <w:instrText xml:space="preserve"> ADDIN ZOTERO_ITEM CSL_CITATION {"citationID":"3nQg3rW6","properties":{"formattedCitation":"\\super 4\\uc0\\u8211{}6\\nosupersub{}","plainCitation":"4–6","noteIndex":0},"citationItems":[{"id":220,"uris":["http://zotero.org/users/16412063/items/G4S8KLLL"],"itemData":{"id":220,"type":"article-journal","abstract":"Pathological neuropathic pain is a common complication following spinal cord injury. Due to its high incidence, prolonged duration, tenacity, and limited therapeutic efficacy, it has garnered increasing attention from both basic researchers and clinicians. The pathogenesis of neuropathic pain after spinal cord injury is multifaceted, involving factors such as structural and functional alterations of the central nervous system, pain signal transduction, and inflammatory effects, posing significant challenges to clinical management. Currently, drugs commonly employed in treating spinal cord injury induced neuropathic pain include analgesics, anticonvulsants, antidepressants, and antiepileptics. However, a subset of patients often experiences suboptimal therapeutic responses or severe adverse reactions. Therefore, emerging treatments are emphasizing a combination of pharmacological and non-pharmacological approaches to enhance neuropathic pain management. We provide a comprehensive review of past literature, which aims to aim both the mechanisms and clinical interventions for pathological neuropathic pain following spinal cord injury, offering novel insights for basic science research and clinical practice in spinal cord injury treatment.","container-title":"Frontiers in Neurology","DOI":"10.3389/fneur.2024.1430288","ISSN":"1664-2295","journalAbbreviation":"Front. Neurol.","language":"English","note":"publisher: Frontiers","source":"Frontiers","title":"Progress in treatment of pathological neuropathic pain after spinal cord injury","URL":"https://www.frontiersin.org/journals/neurology/articles/10.3389/fneur.2024.1430288/full","volume":"15","author":[{"family":"Li","given":"Jian"},{"family":"Kang","given":"Wenqing"},{"family":"Wang","given":"Xi"},{"family":"Pan","given":"Fang"}],"accessed":{"date-parts":[["2025",6,30]]},"issued":{"date-parts":[["2024",11,11]]}}},{"id":201,"uris":["http://zotero.org/users/16412063/items/GPSKISWI"],"itemData":{"id":201,"type":"article-journal","abstract":"A severe and debilitating consequence of a spinal cord injury (SCI) is central neuropathic pain (CNP). Our aim was to investigate the processes leading to CNP emergence and chronification by analyzing causal relationship over time between spinothalamic function, pain excitability, and pain inhibition after SCI. This longitudinal follow-up study included 53 patients with acute SCI and 20 healthy controls. Spinothalamic, pain excitability, and intrasegmental and extrasegmental pain inhibition indices were repeatedly evaluated at 1.5, 3, and 6 months post-SCI. Between- and within-group analyses were conducted among those patients who eventually developed CNP and those who did not. Healthy controls were evaluated twice for repeatability analysis. Patients who developed CNP, compared with those who did not, exhibited increased thermal thresholds (P &lt; 0.05), reduced pain adaptation (P &lt; 0.01), and conditioned pain modulation (P &lt; 0.05), early post-injury, and the CNP group's manifestations remained worse throughout the follow-up. By contrast, allodynia frequency was initially similar across SCI groups, but gradually increased in the subacute phase onward only among the CNP group (P &lt; 0.001), along with CNP emergence. Early worse spinothalamic and pain inhibition preceded CNP and predicted its occurrence, and early worse pain inhibition mediated the link between spinothalamic function and CNP. Crossover associations were observed between early and late pain inhibition and excitability. Inefficient intrasegmental and extrasegmental inhibition, possibly resulting from spinothalamic deafferentation, seems to ignite CNP chronification. Pain excitability probably contributes to CNP maintenance, possibly via further exhaustion of the inhibitory control. Preemptive treatment promoting antinociception early post-SCI may mitigate or prevent CNP.","container-title":"PAIN","DOI":"10.1097/j.pain.0000000000002315","ISSN":"0304-3959","issue":"1","language":"en-US","page":"e94","source":"journals.lww.com","title":"From acute to long-term alterations in pain processing and modulation after spinal cord injury: mechanisms related to chronification of central neuropathic pain","title-short":"From acute to long-term alterations in pain processing and modulation after spinal cord injury","volume":"163","author":[{"family":"Defrin","given":"Ruth"},{"family":"Gruener","given":"Hila"},{"family":"Gaidukov","given":"Evgeni"},{"family":"Bondi","given":"Moshe"},{"family":"Rachamim-Katz","given":"Orna"},{"family":"Ringler","given":"Erez"},{"family":"Blumen","given":"Nava"},{"family":"Zeilig","given":"Gabi"}],"issued":{"date-parts":[["2022",1]]}}},{"id":218,"uris":["http://zotero.org/users/16412063/items/PGMTEHR2"],"itemData":{"id":218,"type":"article-journal","abstract":"Central neuropathic pain (CNP) after spinal cord injury (SCI) is debilitating and immensely impacts the individual. Central neuropathic pain is relatively resistant to treatment administered after it develops, perhaps owing to irreversible pathological processes. Although preemptive treatment may overcome this shortcoming, its administration necessitates screening patients with clinically relevant biomarkers that could predict CNP early post-SCI. The aim was to search for such biomarkers by measuring pronociceptive and for the first time, antinociceptive indices early post-SCI. Participants were 47 patients with acute SCI and 20 healthy controls. Pain adaptation, conditioned pain modulation (CPM), pain temporal summation, wind-up pain, and allodynia were measured above, at, and below the injury level, at 1.5 months after SCI. Healthy control were tested at corresponding regions. Spinal cord injury patients were monitored for CNP emergence and characteristics at 3 to 4, 6 to 7, and 24 months post-SCI. Central neuropathic pain prevalence was 57.4%. Central neuropathic pain severity, quality, and aggravating factors but not location somewhat changed over 24 months. Spinal cord injury patients who eventually developed CNP exhibited early, reduced at-level pain adaptation and CPM magnitudes than those who did not. The best predictor for CNP emergence at 3 to 4 and 7 to 8 months was at-level pain adaptation with odds ratios of 3.17 and 2.83, respectively (</w:instrText>
      </w:r>
      <w:r w:rsidR="000F6AC4">
        <w:rPr>
          <w:rFonts w:ascii="Cambria Math" w:hAnsi="Cambria Math" w:cs="Cambria Math"/>
        </w:rPr>
        <w:instrText>∼</w:instrText>
      </w:r>
      <w:r w:rsidR="000F6AC4">
        <w:instrText xml:space="preserve">77% probability) and a cutoff value with 90% sensitivity. Allodynia and at-level CPM predicted CNP severity at 3 to 4 and 24 months, respectively. Reduced pain inhibition capacity precedes, and may lead to CNP. At-level pain adaptation is an early CNP biomarker with which individuals at risk can be identified to initiate preemptive treatment.","container-title":"PAIN","DOI":"10.1097/j.pain.0000000000001740","ISSN":"0304-3959","issue":"3","language":"en-US","page":"545","source":"journals.lww.com","title":"Biomarkers for predicting central neuropathic pain occurrence and severity after spinal cord injury: results of a long-term longitudinal study","title-short":"Biomarkers for predicting central neuropathic pain occurrence and severity after spinal cord injury","volume":"161","author":[{"family":"Gruener","given":"Hila"},{"family":"Zeilig","given":"Gabi"},{"family":"Gaidukov","given":"Evgeni"},{"family":"Rachamim-Katz","given":"Orna"},{"family":"Ringler","given":"Erez"},{"family":"Blumen","given":"Nava"},{"family":"Engel-Haber","given":"Einat"},{"family":"Defrin","given":"Ruth"}],"issued":{"date-parts":[["2020",3]]}}}],"schema":"https://github.com/citation-style-language/schema/raw/master/csl-citation.json"} </w:instrText>
      </w:r>
      <w:r w:rsidR="000F6AC4">
        <w:fldChar w:fldCharType="separate"/>
      </w:r>
      <w:r w:rsidR="000F6AC4" w:rsidRPr="000F6AC4">
        <w:rPr>
          <w:rFonts w:eastAsiaTheme="minorHAnsi"/>
          <w:vertAlign w:val="superscript"/>
          <w:lang w:val="de-DE" w:eastAsia="en-US"/>
        </w:rPr>
        <w:t>4–6</w:t>
      </w:r>
      <w:r w:rsidR="000F6AC4">
        <w:fldChar w:fldCharType="end"/>
      </w:r>
      <w:r w:rsidR="00C33966">
        <w:t xml:space="preserve">. </w:t>
      </w:r>
      <w:r w:rsidR="00E67F38">
        <w:t xml:space="preserve">Approximately 53% of individuals with SCI experience </w:t>
      </w:r>
      <w:r w:rsidR="009A016D">
        <w:t>neuropathic pain</w:t>
      </w:r>
      <w:r w:rsidR="00E67F38">
        <w:fldChar w:fldCharType="begin"/>
      </w:r>
      <w:r w:rsidR="008F660D">
        <w:instrText xml:space="preserve"> ADDIN ZOTERO_ITEM CSL_CITATION {"citationID":"TtFPvqQh","properties":{"formattedCitation":"\\super 7\\nosupersub{}","plainCitation":"7","noteIndex":0},"citationItems":[{"id":191,"uris":["http://zotero.org/users/16412063/items/Y4AGGYV2"],"itemData":{"id":191,"type":"article-journal","abstract":"Following spinal cord injury (SCI), chronic pain is a common secondary complication with neuropathic pain (NP) cited as one of the most distressing and debilitating conditions leading to poor quality of life, depression and sleep disturbances. Neuropathic pain presenting at or below the level of injury is largely refractory to current pharmacological and physical treatments. No consensus on the prevalence of NP post SCI currently exists, hence this systematic review was undertaken. The review comprised three phases: a methodological assessment of databases [PubMed, Embase, Web of Knowledge, Cumulative Index to Nursing and Allied Health Literature (CINAHL), Cochrane Library and Physiotherapy Evidence Database (PEDro)] identifying potential papers and screening for inclusion criteria by two independent reviewers; data extraction; and finally rating of internal validity and strength of the evidence, using a published valid and reliable scale. Meta-analysis estimated pooled point prevalence rates using a random effects model. In total, 17 studies involving 2529 patients were included in the review. Overall point prevalence rates for NP were established at 53% (38.58-67.47); 19% (13.26-26.39) for at-level NP and 27% (19.89-34.61) for below-level NP, with high heterogeneity noted (I2  = 84-93%). Prevalence rates for NP following SCI are high. Future studies should include established definitions, classification systems and assessment tools for NP at defined time points post SCI to follow the trajectory of this problem across the lifespan and include indices of sleep, mood and interference to allow for appropriate, optimal and timely NP management for each patient. WHAT DOES THIS REVIEW ADD?: This is the first systematic review and meta-analysis to record pooled point prevalence of neuropathic pain post spinal cord injury at 53%. Additional pooled analysis shows that neuropathic pain is more common below the level of lesion, in patients with tetraplegia, older patients and at 1 year post injury.","container-title":"European Journal of Pain (London, England)","DOI":"10.1002/ejp.905","ISSN":"1532-2149","issue":"1","journalAbbreviation":"Eur J Pain","language":"eng","note":"PMID: 27341614","page":"29-44","source":"PubMed","title":"Neuropathic pain prevalence following spinal cord injury: A systematic review and meta-analysis","title-short":"Neuropathic pain prevalence following spinal cord injury","volume":"21","author":[{"family":"Burke","given":"D."},{"family":"Fullen","given":"B. M."},{"family":"Stokes","given":"D."},{"family":"Lennon","given":"O."}],"issued":{"date-parts":[["2017",1]]}}}],"schema":"https://github.com/citation-style-language/schema/raw/master/csl-citation.json"} </w:instrText>
      </w:r>
      <w:r w:rsidR="00E67F38">
        <w:fldChar w:fldCharType="separate"/>
      </w:r>
      <w:r w:rsidR="008F660D" w:rsidRPr="008F660D">
        <w:rPr>
          <w:rFonts w:eastAsiaTheme="minorHAnsi"/>
          <w:vertAlign w:val="superscript"/>
          <w:lang w:val="de-DE" w:eastAsia="en-US"/>
        </w:rPr>
        <w:t>7</w:t>
      </w:r>
      <w:r w:rsidR="00E67F38">
        <w:fldChar w:fldCharType="end"/>
      </w:r>
      <w:r w:rsidR="00E67F38">
        <w:t xml:space="preserve">. </w:t>
      </w:r>
      <w:r w:rsidR="00B81C41">
        <w:t>According to the International Association for the Study of Pain (IASP),</w:t>
      </w:r>
      <w:r w:rsidR="009A016D">
        <w:t xml:space="preserve"> neuropathic pain</w:t>
      </w:r>
      <w:r w:rsidR="00B81C41">
        <w:t xml:space="preserve"> is defined as “pain caused by a lesion or disease of the somatosensory nervous system”</w:t>
      </w:r>
      <w:r w:rsidR="00B81C41">
        <w:fldChar w:fldCharType="begin"/>
      </w:r>
      <w:r w:rsidR="008F660D">
        <w:instrText xml:space="preserve"> ADDIN ZOTERO_ITEM CSL_CITATION {"citationID":"qEJQIGo8","properties":{"formattedCitation":"\\super 8,9\\nosupersub{}","plainCitation":"8,9","noteIndex":0},"citationItems":[{"id":226,"uris":["http://zotero.org/users/16412063/items/3LCYMIR6"],"itemData":{"id":226,"type":"post-weblog","abstract":"What is pain? Pain is defined as an unpleasant sensory and emotional experience associated with, or resembling that associated with, actual or potential tissue damage.","container-title":"International Association for the Study of Pain (IASP)","language":"en-US","title":"Terminology | International Association for the Study of Pain","URL":"https://www.iasp-pain.org/resources/terminology/","accessed":{"date-parts":[["2025",6,30]]}}},{"id":34,"uris":["http://zotero.org/users/16412063/items/SHFAWCU3"],"itemData":{"id":34,"type":"article-journal","abstract":"The redefinition of neuropathic pain as “pain arising as a direct consequence of a lesion or disease affecting the somatosensory system,” which was suggested by the International Association for the Study of Pain (IASP) Special Interest Group on Neuropathic Pain (NeuPSIG) in 2008, has been widely accepted. In contrast, the proposed grading system of possible, probable, and definite neuropathic pain from 2008 has been used to a lesser extent. Here, we report a citation analysis of the original NeuPSIG grading paper of 2008, followed by an analysis of its use by an expert panel and recommendations for an improved grading system. As of February, 2015, 608 eligible articles in Scopus cited the paper, 414 of which cited the neuropathic pain definition. Of 220 clinical studies citing the paper, 56 had used the grading system. The percentage using the grading system increased from 5% in 2009 to 30% in 2014. Obstacles to a wider use of the grading system were identified, including (1) questions about the relative significance of confirmatory tests, (2) the role of screening tools, and (3) uncertainties about what is considered a neuroanatomically plausible pain distribution. Here, we present a revised grading system with an adjusted order, better reflecting clinical practice, improvements in the specifications, and a word of caution that even the “definite” level of neuropathic pain does not always indicate causality. In addition, we add a table illustrating the area of pain and sensory abnormalities in common neuropathic pain conditions and propose areas for further research.","container-title":"PAIN","DOI":"10.1097/j.pain.0000000000000492","ISSN":"0304-3959","issue":"8","language":"en-US","page":"1599","source":"journals.lww.com","title":"Neuropathic pain: an updated grading system for research and clinical practice","title-short":"Neuropathic pain","volume":"157","author":[{"family":"Finnerup","given":"Nanna B."},{"family":"Haroutounian","given":"Simon"},{"family":"Kamerman","given":"Peter"},{"family":"Baron","given":"Ralf"},{"family":"Bennett","given":"David L. H."},{"family":"Bouhassira","given":"Didier"},{"family":"Cruccu","given":"Giorgio"},{"family":"Freeman","given":"Roy"},{"family":"Hansson","given":"Per"},{"family":"Nurmikko","given":"Turo"},{"family":"Raja","given":"Srinivasa N."},{"family":"Rice","given":"Andrew S. C."},{"family":"Serra","given":"Jordi"},{"family":"Smith","given":"Blair H."},{"family":"Treede","given":"Rolf-Detlef"},{"family":"Jensen","given":"Troels S."}],"issued":{"date-parts":[["2016",8]]}}}],"schema":"https://github.com/citation-style-language/schema/raw/master/csl-citation.json"} </w:instrText>
      </w:r>
      <w:r w:rsidR="00B81C41">
        <w:fldChar w:fldCharType="separate"/>
      </w:r>
      <w:r w:rsidR="008F660D" w:rsidRPr="008F660D">
        <w:rPr>
          <w:rFonts w:eastAsiaTheme="minorHAnsi"/>
          <w:vertAlign w:val="superscript"/>
          <w:lang w:val="de-DE" w:eastAsia="en-US"/>
        </w:rPr>
        <w:t>8,9</w:t>
      </w:r>
      <w:r w:rsidR="00B81C41">
        <w:fldChar w:fldCharType="end"/>
      </w:r>
      <w:r w:rsidR="00B81C41">
        <w:t xml:space="preserve">. </w:t>
      </w:r>
      <w:r w:rsidR="008C64CE">
        <w:t>Most commonly</w:t>
      </w:r>
      <w:r w:rsidR="00B81C41">
        <w:t>,</w:t>
      </w:r>
      <w:r w:rsidR="008C64CE">
        <w:t xml:space="preserve"> </w:t>
      </w:r>
      <w:r w:rsidR="009A016D">
        <w:t>neuropathic pain</w:t>
      </w:r>
      <w:r w:rsidR="008C64CE">
        <w:t xml:space="preserve"> manifests at or below the level of injury and is one of the most severe and disabling pain following SCI</w:t>
      </w:r>
      <w:r w:rsidR="00B81C41">
        <w:fldChar w:fldCharType="begin"/>
      </w:r>
      <w:r w:rsidR="008F660D">
        <w:instrText xml:space="preserve"> ADDIN ZOTERO_ITEM CSL_CITATION {"citationID":"E9CwdBfT","properties":{"formattedCitation":"\\super 7,10\\nosupersub{}","plainCitation":"7,10","noteIndex":0},"citationItems":[{"id":191,"uris":["http://zotero.org/users/16412063/items/Y4AGGYV2"],"itemData":{"id":191,"type":"article-journal","abstract":"Following spinal cord injury (SCI), chronic pain is a common secondary complication with neuropathic pain (NP) cited as one of the most distressing and debilitating conditions leading to poor quality of life, depression and sleep disturbances. Neuropathic pain presenting at or below the level of injury is largely refractory to current pharmacological and physical treatments. No consensus on the prevalence of NP post SCI currently exists, hence this systematic review was undertaken. The review comprised three phases: a methodological assessment of databases [PubMed, Embase, Web of Knowledge, Cumulative Index to Nursing and Allied Health Literature (CINAHL), Cochrane Library and Physiotherapy Evidence Database (PEDro)] identifying potential papers and screening for inclusion criteria by two independent reviewers; data extraction; and finally rating of internal validity and strength of the evidence, using a published valid and reliable scale. Meta-analysis estimated pooled point prevalence rates using a random effects model. In total, 17 studies involving 2529 patients were included in the review. Overall point prevalence rates for NP were established at 53% (38.58-67.47); 19% (13.26-26.39) for at-level NP and 27% (19.89-34.61) for below-level NP, with high heterogeneity noted (I2  = 84-93%). Prevalence rates for NP following SCI are high. Future studies should include established definitions, classification systems and assessment tools for NP at defined time points post SCI to follow the trajectory of this problem across the lifespan and include indices of sleep, mood and interference to allow for appropriate, optimal and timely NP management for each patient. WHAT DOES THIS REVIEW ADD?: This is the first systematic review and meta-analysis to record pooled point prevalence of neuropathic pain post spinal cord injury at 53%. Additional pooled analysis shows that neuropathic pain is more common below the level of lesion, in patients with tetraplegia, older patients and at 1 year post injury.","container-title":"European Journal of Pain (London, England)","DOI":"10.1002/ejp.905","ISSN":"1532-2149","issue":"1","journalAbbreviation":"Eur J Pain","language":"eng","note":"PMID: 27341614","page":"29-44","source":"PubMed","title":"Neuropathic pain prevalence following spinal cord injury: A systematic review and meta-analysis","title-short":"Neuropathic pain prevalence following spinal cord injury","volume":"21","author":[{"family":"Burke","given":"D."},{"family":"Fullen","given":"B. M."},{"family":"Stokes","given":"D."},{"family":"Lennon","given":"O."}],"issued":{"date-parts":[["2017",1]]}}},{"id":199,"uris":["http://zotero.org/users/16412063/items/Z65JDWEK"],"itemData":{"id":199,"type":"article-journal","abstract":"To provide an overview of our current understanding of the problem of neuropathic pain following spinal cord injury (SCI) and to suggest possible therapeutic options in the near future.","container-title":"Spinal Cord","DOI":"10.1038/sc.2008.136","ISSN":"1476-5624","issue":"5","language":"en","license":"2009 Springer Nature Limited","note":"publisher: Nature Publishing Group","page":"352-359","source":"www.nature.com","title":"Management of neuropathic pain following spinal cord injury: now and in the future","title-short":"Management of neuropathic pain following spinal cord injury","volume":"47","author":[{"family":"Siddall","given":"P. J."}],"issued":{"date-parts":[["2009",5]]}}}],"schema":"https://github.com/citation-style-language/schema/raw/master/csl-citation.json"} </w:instrText>
      </w:r>
      <w:r w:rsidR="00B81C41">
        <w:fldChar w:fldCharType="separate"/>
      </w:r>
      <w:r w:rsidR="008F660D" w:rsidRPr="008F660D">
        <w:rPr>
          <w:rFonts w:eastAsiaTheme="minorHAnsi"/>
          <w:vertAlign w:val="superscript"/>
          <w:lang w:val="de-DE" w:eastAsia="en-US"/>
        </w:rPr>
        <w:t>7,10</w:t>
      </w:r>
      <w:r w:rsidR="00B81C41">
        <w:fldChar w:fldCharType="end"/>
      </w:r>
      <w:r w:rsidR="008C64CE">
        <w:t>.</w:t>
      </w:r>
    </w:p>
    <w:p w14:paraId="7F54B7F7" w14:textId="6E850F51" w:rsidR="00B81C41" w:rsidRDefault="009E077A" w:rsidP="002677E5">
      <w:r>
        <w:t xml:space="preserve">Different neuroimaging studies show that individuals with SCI and </w:t>
      </w:r>
      <w:r w:rsidR="009A016D">
        <w:t>neuropathic pain</w:t>
      </w:r>
      <w:r>
        <w:t xml:space="preserve"> exhibit alterations both brain structure and function</w:t>
      </w:r>
      <w:r w:rsidR="007D670F">
        <w:t xml:space="preserve">. </w:t>
      </w:r>
      <w:r w:rsidR="004008BF" w:rsidRPr="004008BF">
        <w:t>These structural changes include region-specific increases and decrease in grey matter volume (GMV) and white matter integrity in various cortical areas. For instance, individuals with NP following a spinal cord injury exhibit a decrease in GMV in the thalamus and somatosensory cortex, but an increase in GMV in the anterior cingulate cortex and motor cortex. The degree of these changes correlates with pain intensity</w:t>
      </w:r>
      <w:r w:rsidR="00E91537">
        <w:fldChar w:fldCharType="begin"/>
      </w:r>
      <w:r w:rsidR="00E91537">
        <w:instrText xml:space="preserve"> ADDIN ZOTERO_ITEM CSL_CITATION {"citationID":"v6Uo4iCB","properties":{"formattedCitation":"\\super 11,12\\nosupersub{}","plainCitation":"11,12","noteIndex":0},"citationItems":[{"id":230,"uris":["http://zotero.org/users/16412063/items/R7X8XHKI"],"itemData":{"id":230,"type":"article-journal","abstract":"Spinal cord injury (SCI) is a debilitating neurological condition that often leads to central neuropathic pain (CNP). As the fundamental mechanism of CNP is not fully established, its management is one of the most challenging problems among people with SCI. To shed more light on CNP mechanisms, the aim of this cross-sectional study was to compare the brain structure between individuals with SCI and CNP and those without CNP by examining the gray matter (GM) volume and the white matter (WM) integrity. Fifty-two individuals with SCI—28 with CNP and 24 without CNP—underwent a magnetic resonance imaging (MRI) session, including a T1-weighted scan for voxel-based morphometry, and a diffusion-weighted imaging (DWI) scan for WM integrity analysis, as measured by fractional anisotropy (FA) and mean diffusivity (MD). We found significantly higher GM volume in individuals with CNP compared with pain-free individuals in the right superior (p &lt; 0.0014) and middle temporal gyri (p &lt; 0.0001). Moreover, individuals with CNP exhibited higher WM integrity in the splenium of the corpus callosum (p &lt; 0.0001) and in the posterior cingulum (p &lt; 0.0001), compared with pain-free individuals. The results suggest that the existence of CNP following SCI is associated with GM and WM structural abnormalities in regions involved in pain intensification and spread, and which may reflect maladaptive neural plasticity in CNP.","container-title":"Journal of Neurotrauma","DOI":"10.1089/neu.2023.0146","ISSN":"0897-7151","issue":"7-8","note":"publisher: Mary Ann Liebert, Inc., publishers","page":"836-843","source":"liebertpub.com (Atypon)","title":"Higher Regional Gray Matter Volume and White Matter Integrity in Individuals With Central Neuropathic Pain After Spinal Cord Injury","volume":"41","author":[{"family":"Livny","given":"Abigail"},{"family":"Golan","given":"Yael"},{"family":"Itzhaki","given":"Nofar"},{"family":"Grossberg","given":"Dafna"},{"family":"Tsarfaty","given":"Galia"},{"family":"Bondi","given":"Moshe"},{"family":"Zeilig","given":"Gabriel"},{"family":"Defrin","given":"Ruth"}],"issued":{"date-parts":[["2024",4]]}}},{"id":73,"uris":["http://zotero.org/users/16412063/items/HJ54LBYG"],"itemData":{"id":73,"type":"article-journal","abstract":"Traumatic spinal cord injury (SCI) has been shown to trigger structural atrophic changes within the spinal cord and brain. However, the relationship between structural changes and magnitude of neuropathic pain (NP) remains incompletely understood. Voxel-wise analysis of anatomical magnetic resonance imaging data provided information on cross-sectional cervical cord area and volumetric brain changes in 30 individuals with chronic traumatic SCI and 31 healthy controls. Participants were clinically assessed including neurological examination and pain questionnaire. Compared to controls, individuals with SCI exhibited decreased cord area, reduced grey matter (GM) volumes in anterior cingulate cortex (ACC), left insula, left secondary somatosensory cortex, bilateral thalamus and decreased white matter volumes in pyramids and left internal capsule. The presence of NP was related with smaller cord area, increased GM in left ACC and right M1 and decreased GM in right primary somatosensory cortex and thalamus. Greater GM volume in M1 was associated with amount of NP. Below-level NP-associated structural changes in the spinal cord and brain can be discerned from trauma-induced consequences of SCI. The directionality of these relationships reveals specific changes across the neuroaxis (i.e., atrophic changes versus increases in volume) and may provide substrates of underlying neural mechanisms in the development of NP.","container-title":"Scientific Reports","DOI":"10.1038/srep18534","ISSN":"2045-2322","issue":"1","journalAbbreviation":"Sci Rep","language":"en","license":"2016 The Author(s)","note":"publisher: Nature Publishing Group","page":"18534","source":"www.nature.com","title":"Association of pain and CNS structural changes after spinal cord injury","volume":"6","author":[{"family":"Jutzeler","given":"Catherine R."},{"family":"Huber","given":"Eveline"},{"family":"Callaghan","given":"Martina F."},{"family":"Luechinger","given":"Roger"},{"family":"Curt","given":"Armin"},{"family":"Kramer","given":"John L. K."},{"family":"Freund","given":"Patrick"}],"issued":{"date-parts":[["2016",1,6]]}}}],"schema":"https://github.com/citation-style-language/schema/raw/master/csl-citation.json"} </w:instrText>
      </w:r>
      <w:r w:rsidR="00E91537">
        <w:fldChar w:fldCharType="separate"/>
      </w:r>
      <w:r w:rsidR="00E91537" w:rsidRPr="00E91537">
        <w:rPr>
          <w:rFonts w:eastAsiaTheme="minorHAnsi"/>
          <w:vertAlign w:val="superscript"/>
          <w:lang w:val="de-DE" w:eastAsia="en-US"/>
        </w:rPr>
        <w:t>11,12</w:t>
      </w:r>
      <w:r w:rsidR="00E91537">
        <w:fldChar w:fldCharType="end"/>
      </w:r>
      <w:r w:rsidR="004008BF" w:rsidRPr="004008BF">
        <w:t>.</w:t>
      </w:r>
    </w:p>
    <w:p w14:paraId="7C134C2D" w14:textId="0B5E64E5" w:rsidR="00E84A4B" w:rsidRDefault="009405DA" w:rsidP="0028565D">
      <w:r>
        <w:t>However, existing studies in SCI population</w:t>
      </w:r>
      <w:r w:rsidR="001C129E">
        <w:t xml:space="preserve"> are limited by methodological constraints, such as a small sample size and unmatched control groups</w:t>
      </w:r>
      <w:r w:rsidR="00F82180">
        <w:t xml:space="preserve">. </w:t>
      </w:r>
      <w:r w:rsidR="00E44B0F">
        <w:t xml:space="preserve">For example, </w:t>
      </w:r>
      <w:r w:rsidR="00F82180">
        <w:t xml:space="preserve">Jutzler et </w:t>
      </w:r>
      <w:r w:rsidR="00E44B0F">
        <w:t>al</w:t>
      </w:r>
      <w:r w:rsidR="0028565D">
        <w:t xml:space="preserve"> (2016)</w:t>
      </w:r>
      <w:r w:rsidR="0028565D">
        <w:fldChar w:fldCharType="begin"/>
      </w:r>
      <w:r w:rsidR="0028565D">
        <w:instrText xml:space="preserve"> ADDIN ZOTERO_ITEM CSL_CITATION {"citationID":"FDVsXD14","properties":{"formattedCitation":"\\super 12\\nosupersub{}","plainCitation":"12","noteIndex":0},"citationItems":[{"id":73,"uris":["http://zotero.org/users/16412063/items/HJ54LBYG"],"itemData":{"id":73,"type":"article-journal","abstract":"Traumatic spinal cord injury (SCI) has been shown to trigger structural atrophic changes within the spinal cord and brain. However, the relationship between structural changes and magnitude of neuropathic pain (NP) remains incompletely understood. Voxel-wise analysis of anatomical magnetic resonance imaging data provided information on cross-sectional cervical cord area and volumetric brain changes in 30 individuals with chronic traumatic SCI and 31 healthy controls. Participants were clinically assessed including neurological examination and pain questionnaire. Compared to controls, individuals with SCI exhibited decreased cord area, reduced grey matter (GM) volumes in anterior cingulate cortex (ACC), left insula, left secondary somatosensory cortex, bilateral thalamus and decreased white matter volumes in pyramids and left internal capsule. The presence of NP was related with smaller cord area, increased GM in left ACC and right M1 and decreased GM in right primary somatosensory cortex and thalamus. Greater GM volume in M1 was associated with amount of NP. Below-level NP-associated structural changes in the spinal cord and brain can be discerned from trauma-induced consequences of SCI. The directionality of these relationships reveals specific changes across the neuroaxis (i.e., atrophic changes versus increases in volume) and may provide substrates of underlying neural mechanisms in the development of NP.","container-title":"Scientific Reports","DOI":"10.1038/srep18534","ISSN":"2045-2322","issue":"1","journalAbbreviation":"Sci Rep","language":"en","license":"2016 The Author(s)","note":"publisher: Nature Publishing Group","page":"18534","source":"www.nature.com","title":"Association of pain and CNS structural changes after spinal cord injury","volume":"6","author":[{"family":"Jutzeler","given":"Catherine R."},{"family":"Huber","given":"Eveline"},{"family":"Callaghan","given":"Martina F."},{"family":"Luechinger","given":"Roger"},{"family":"Curt","given":"Armin"},{"family":"Kramer","given":"John L. K."},{"family":"Freund","given":"Patrick"}],"issued":{"date-parts":[["2016",1,6]]}}}],"schema":"https://github.com/citation-style-language/schema/raw/master/csl-citation.json"} </w:instrText>
      </w:r>
      <w:r w:rsidR="0028565D">
        <w:fldChar w:fldCharType="separate"/>
      </w:r>
      <w:r w:rsidR="0028565D" w:rsidRPr="0028565D">
        <w:rPr>
          <w:rFonts w:eastAsiaTheme="minorHAnsi"/>
          <w:vertAlign w:val="superscript"/>
          <w:lang w:val="de-DE" w:eastAsia="en-US"/>
        </w:rPr>
        <w:t>12</w:t>
      </w:r>
      <w:r w:rsidR="0028565D">
        <w:fldChar w:fldCharType="end"/>
      </w:r>
      <w:r w:rsidR="00E44B0F">
        <w:t xml:space="preserve"> acknowledged that their SCI and control groups were not matched for gender, and in the meta-analysis by Wang et al</w:t>
      </w:r>
      <w:r w:rsidR="0028565D">
        <w:t>.</w:t>
      </w:r>
      <w:r w:rsidR="00E44B0F">
        <w:t xml:space="preserve"> (2019</w:t>
      </w:r>
      <w:r w:rsidR="0028565D">
        <w:t>)</w:t>
      </w:r>
      <w:r w:rsidR="0028565D">
        <w:fldChar w:fldCharType="begin"/>
      </w:r>
      <w:r w:rsidR="0028565D">
        <w:instrText xml:space="preserve"> ADDIN ZOTERO_ITEM CSL_CITATION {"citationID":"l3xuAhn2","properties":{"formattedCitation":"\\super 13\\nosupersub{}","plainCitation":"13","noteIndex":0},"citationItems":[{"id":101,"uris":["http://zotero.org/users/16412063/items/7JEFTDIU"],"itemData":{"id":101,"type":"article-journal","abstract":"The objective of the study was to investigate degenerative changes of white matter volume (WMV) and gray matter volume (GMV) in individuals after a spinal cord injury (SCI). Published studies of whole-brain voxel-based morphometry (VBM) published between January 1, 2006 and March 1, 2018 comparing SCI patients with controls were collected by searching PubMed, Web of Science, and EMBASE databases. Voxel-wise meta-analyses of GMV and WMV differences between SCI patients and controls were performed separately using seed-based d mapping. Twelve studies with 12 GMV data sets and 9 WMV data sets yielded a total of 466 individuals (190 SCI patients and 276 controls) who were included in this meta-analysis. Compared with controls, SCI patients showed GMV atrophy in sensorimotor system regions including the bilateral sensorimotor cortex (S1 and M1), the supplementary motor area (SMA), paracentral gyrus, thalamus, and basal ganglia, as well as WMV loss in the corticospinal tract.GMV aberrancies were also demonstrated in brain regions responsible for cognition and emotion, such as the orbitofrontal cortex (OFC) and the left insula. Additionally, GMV in both the bilateral S1 and the left SMA was positively correlated with the time span after the injury.\nIn conclusion, anatomical atrophy in cortical-thalamic-spinal pathways suggested that SCIs may result in degenerative changes of the sensorimotor system. Further, OFC and insula GMV abnormalities may explain symptoms such as neuropathic pain and potential cognitive-emotional impairments in chronic SCI patients. These findings indicate that anatomical brain magnetic resonance imaging (MRI) protocols could be neuroimaging biomarkers for interventional studies and treatments.","container-title":"Journal of Neurotrauma","DOI":"10.1089/neu.2018.6205","ISSN":"0897-7151","issue":"15","note":"publisher: Mary Ann Liebert, Inc., publishers","page":"2348-2357","source":"liebertpub.com (Atypon)","title":"Specific Brain Morphometric Changes in Spinal Cord Injury: A Voxel-Based Meta-Analysis of White and Gray Matter Volume","title-short":"Specific Brain Morphometric Changes in Spinal Cord Injury","volume":"36","author":[{"family":"Wang","given":"Wenzhao"},{"family":"Tang","given":"Shi"},{"family":"Li","given":"Cong"},{"family":"Chen","given":"Jianan"},{"family":"Li","given":"Hongfei"},{"family":"Su","given":"Yanlin"},{"family":"Ning","given":"Bin"}],"issued":{"date-parts":[["2019",8]]}}}],"schema":"https://github.com/citation-style-language/schema/raw/master/csl-citation.json"} </w:instrText>
      </w:r>
      <w:r w:rsidR="0028565D">
        <w:fldChar w:fldCharType="separate"/>
      </w:r>
      <w:r w:rsidR="0028565D" w:rsidRPr="0028565D">
        <w:rPr>
          <w:rFonts w:eastAsiaTheme="minorHAnsi"/>
          <w:vertAlign w:val="superscript"/>
          <w:lang w:val="de-DE" w:eastAsia="en-US"/>
        </w:rPr>
        <w:t>13</w:t>
      </w:r>
      <w:r w:rsidR="0028565D">
        <w:fldChar w:fldCharType="end"/>
      </w:r>
      <w:r w:rsidR="00E44B0F">
        <w:t xml:space="preserve"> several included studies exhibited age differences between groups.</w:t>
      </w:r>
      <w:r w:rsidR="00F82180">
        <w:t xml:space="preserve"> Solstrand Dahlberg et al (2018)</w:t>
      </w:r>
      <w:r w:rsidR="0028565D">
        <w:fldChar w:fldCharType="begin"/>
      </w:r>
      <w:r w:rsidR="0028565D">
        <w:instrText xml:space="preserve"> ADDIN ZOTERO_ITEM CSL_CITATION {"citationID":"p4c3WVLE","properties":{"formattedCitation":"\\super 14\\nosupersub{}","plainCitation":"14","noteIndex":0},"citationItems":[{"id":9,"uris":["http://zotero.org/users/16412063/items/BXEPA9WP"],"itemData":{"id":9,"type":"article-journal","abstract":"Spinal Cord Injuries (SCI) lead to alterations in brain structure and brain function by direct eﬀects of nerve damage, by secondary mechanisms, and also by longer term injury consequences such as paralysis and neuropathic pain. Here, we review neuroimaging studies of patients with traumatic spinal cord injuries, perform a quantitative meta-analysis of motor and motor imagery studies, summarize structural studies, evidence of cortical reorganization, and provide an overview of diﬀusion and spectroscopy studies. The meta-analysis showed signiﬁcantly altered motor cortex, as well as cerebellar and parietal lobe changes, and qualitatively consistent reports of alterations in somatosensory brain structure, cortical reorganization, white matter diﬀusion and thalamic metabolites. Larger samples in combination with standardized imaging protocols and data sharing will further our understanding of brain changes after SCI and help in deﬁning short and long-term changes in brain systems in SCI patients. Such data would provide a basis for clinical trials, treatment outcomes, and guide novel interventions.","container-title":"Neuroscience &amp; Biobehavioral Reviews","DOI":"10.1016/j.neubiorev.2018.04.018","ISSN":"01497634","journalAbbreviation":"Neuroscience &amp; Biobehavioral Reviews","language":"en","page":"272-293","source":"DOI.org (Crossref)","title":"Brain changes after spinal cord injury, a quantitative meta-analysis and review","volume":"90","author":[{"family":"Solstrand Dahlberg","given":"Linda"},{"family":"Becerra","given":"Lino"},{"family":"Borsook","given":"David"},{"family":"Linnman","given":"Clas"}],"issued":{"date-parts":[["2018",7]]}}}],"schema":"https://github.com/citation-style-language/schema/raw/master/csl-citation.json"} </w:instrText>
      </w:r>
      <w:r w:rsidR="0028565D">
        <w:fldChar w:fldCharType="separate"/>
      </w:r>
      <w:r w:rsidR="0028565D" w:rsidRPr="0028565D">
        <w:rPr>
          <w:rFonts w:eastAsiaTheme="minorHAnsi"/>
          <w:vertAlign w:val="superscript"/>
          <w:lang w:val="de-DE" w:eastAsia="en-US"/>
        </w:rPr>
        <w:t>14</w:t>
      </w:r>
      <w:r w:rsidR="0028565D">
        <w:fldChar w:fldCharType="end"/>
      </w:r>
      <w:r w:rsidR="00F82180">
        <w:t xml:space="preserve"> quantitative meta-</w:t>
      </w:r>
      <w:r w:rsidR="0028565D">
        <w:t>analysis</w:t>
      </w:r>
      <w:r w:rsidR="00F82180">
        <w:t xml:space="preserve"> and review of brain </w:t>
      </w:r>
      <w:r w:rsidR="00F82180">
        <w:lastRenderedPageBreak/>
        <w:t>changes after SCI</w:t>
      </w:r>
      <w:r w:rsidR="00E44B0F">
        <w:t xml:space="preserve">. In the paper it was </w:t>
      </w:r>
      <w:r w:rsidR="0028565D">
        <w:t>highlighted that</w:t>
      </w:r>
      <w:r w:rsidR="00E44B0F">
        <w:t xml:space="preserve"> future SCI research would benefit f</w:t>
      </w:r>
      <w:r w:rsidR="001C129E">
        <w:t>rom</w:t>
      </w:r>
      <w:r w:rsidR="00E44B0F">
        <w:t xml:space="preserve"> comparisons to normative datasets, as used in large-scale neuroimaging studies in psychiatry and dementia. </w:t>
      </w:r>
      <w:r w:rsidR="001C129E">
        <w:t xml:space="preserve">Specifically, they advocated for harmonized data collection and comparison to normative datasets to improve generalizability and reproducibility. </w:t>
      </w:r>
    </w:p>
    <w:p w14:paraId="76B81CDD" w14:textId="154212F0" w:rsidR="00F036F7" w:rsidRDefault="001C129E" w:rsidP="00F036F7">
      <w:r>
        <w:t>To address these limitation, the present study is the first to apply a normative modeling framework to a SCI cohort using the Braincharts platform</w:t>
      </w:r>
      <w:r>
        <w:fldChar w:fldCharType="begin"/>
      </w:r>
      <w:r>
        <w:instrText xml:space="preserve"> ADDIN ZOTERO_ITEM CSL_CITATION {"citationID":"Xp95IphP","properties":{"formattedCitation":"\\super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fldChar w:fldCharType="separate"/>
      </w:r>
      <w:r w:rsidRPr="001C129E">
        <w:rPr>
          <w:rFonts w:eastAsiaTheme="minorHAnsi"/>
          <w:vertAlign w:val="superscript"/>
          <w:lang w:val="de-DE" w:eastAsia="en-US"/>
        </w:rPr>
        <w:t>15</w:t>
      </w:r>
      <w:r>
        <w:fldChar w:fldCharType="end"/>
      </w:r>
      <w:r>
        <w:t xml:space="preserve">. This approach enables </w:t>
      </w:r>
      <w:r w:rsidR="00E84A4B">
        <w:t xml:space="preserve">to assess </w:t>
      </w:r>
      <w:r>
        <w:t xml:space="preserve">individualized </w:t>
      </w:r>
      <w:r w:rsidR="00F24173">
        <w:t xml:space="preserve">age- and sex-adjusted structural brain differences. </w:t>
      </w:r>
      <w:r w:rsidR="00E84A4B">
        <w:t xml:space="preserve">Normative modeling </w:t>
      </w:r>
      <w:r w:rsidR="007D670F">
        <w:t xml:space="preserve">is based on the </w:t>
      </w:r>
      <w:r w:rsidR="00E84A4B">
        <w:t>understanding</w:t>
      </w:r>
      <w:r w:rsidR="007D670F">
        <w:t xml:space="preserve"> that brain structure evolves systematically </w:t>
      </w:r>
      <w:r w:rsidR="00E84A4B">
        <w:t>through</w:t>
      </w:r>
      <w:r w:rsidR="007D670F">
        <w:t xml:space="preserve"> the human lifespan, from early to late adulthood. </w:t>
      </w:r>
      <w:r w:rsidR="00E84A4B">
        <w:t xml:space="preserve">Braincharts model was trained on MRI data from 58’836 participants across 82 scanning sites, covering an age range from 2 to 100 years, providing reference trajectories for cortical and subcortical features. This offers a powerful alternative to group-based comparison and supports a more precise and generalizable characterization of brain </w:t>
      </w:r>
      <w:r w:rsidR="001B7465">
        <w:t>deviations</w:t>
      </w:r>
      <w:r w:rsidR="00E84A4B">
        <w:t xml:space="preserve"> in SCI. </w:t>
      </w:r>
    </w:p>
    <w:p w14:paraId="2DEEB35D" w14:textId="2B8364BF" w:rsidR="00E84A4B" w:rsidRDefault="00E84A4B" w:rsidP="00F036F7">
      <w:r>
        <w:t xml:space="preserve">The aim of this study is to assess the deviations in SCI in cortical and subcortical features based on the normative model. </w:t>
      </w:r>
    </w:p>
    <w:p w14:paraId="3A932B29" w14:textId="1F9C4E06" w:rsidR="003E2453" w:rsidRDefault="003E2453" w:rsidP="00F036F7">
      <w:r>
        <w:t xml:space="preserve">The primary aim of this study is to identify cortical and subcortical structural deviations in individuals with SCI using a normative modeling approach. By comparing individual brain morphometry to age- and sex-adjusted normative trajectories, </w:t>
      </w:r>
      <w:r w:rsidR="004A2DCF">
        <w:t>the</w:t>
      </w:r>
      <w:r>
        <w:t xml:space="preserve"> aim </w:t>
      </w:r>
      <w:r w:rsidR="004A2DCF">
        <w:t xml:space="preserve">is </w:t>
      </w:r>
      <w:r>
        <w:t xml:space="preserve">to characterize patterns of brain alterations beyond conventional group comparison. Additionally, a subgroup analysis will assess </w:t>
      </w:r>
      <w:r w:rsidR="004A2DCF">
        <w:t>whether</w:t>
      </w:r>
      <w:r>
        <w:t xml:space="preserve"> the presence of </w:t>
      </w:r>
      <w:r w:rsidR="009A016D">
        <w:t>neuropathic pain</w:t>
      </w:r>
      <w:r>
        <w:t xml:space="preserve"> following SCI is associated with </w:t>
      </w:r>
      <w:r w:rsidR="004A2DCF">
        <w:t>disentangling</w:t>
      </w:r>
      <w:r>
        <w:t xml:space="preserve"> pain-related changes from those </w:t>
      </w:r>
      <w:r w:rsidR="004A2DCF">
        <w:t>primarily</w:t>
      </w:r>
      <w:r>
        <w:t xml:space="preserve"> driven by the injury itself. </w:t>
      </w:r>
      <w:r w:rsidR="004A2DCF">
        <w:t xml:space="preserve">Finally, correlations between brain deviations and pain ratings are further explored, to identify the association between structural alterations and pain. </w:t>
      </w:r>
    </w:p>
    <w:p w14:paraId="26423467" w14:textId="7E4D8780" w:rsidR="00AD443D" w:rsidRDefault="00D86C14" w:rsidP="00AD443D">
      <w:pPr>
        <w:pStyle w:val="berschrift1"/>
      </w:pPr>
      <w:r w:rsidRPr="00E97634">
        <w:t>Methods</w:t>
      </w:r>
      <w:r w:rsidR="00F9256D">
        <w:t xml:space="preserve"> </w:t>
      </w:r>
    </w:p>
    <w:p w14:paraId="146574C5" w14:textId="2A44CB0D" w:rsidR="001B3C3C" w:rsidRPr="004D5228" w:rsidRDefault="001B3C3C" w:rsidP="004D5228">
      <w:pPr>
        <w:pStyle w:val="berschrift2"/>
      </w:pPr>
      <w:r w:rsidRPr="004D5228">
        <w:t>Study design</w:t>
      </w:r>
    </w:p>
    <w:p w14:paraId="4EF5DDF6" w14:textId="6D8DE6D0" w:rsidR="00893E88" w:rsidRDefault="00893E88" w:rsidP="00A10603">
      <w:r>
        <w:t xml:space="preserve">We performed a secondary analysis of structural MRI data from </w:t>
      </w:r>
      <w:r w:rsidR="00E20E98">
        <w:t>participants</w:t>
      </w:r>
      <w:r>
        <w:t xml:space="preserve"> with </w:t>
      </w:r>
      <w:r w:rsidR="00836398">
        <w:t xml:space="preserve">SCI and </w:t>
      </w:r>
      <w:r w:rsidR="009A016D">
        <w:t>healthy controls (HC)</w:t>
      </w:r>
      <w:r w:rsidR="00836398">
        <w:t xml:space="preserve">. The data were originally collected as part of </w:t>
      </w:r>
      <w:r w:rsidR="00EF0B20" w:rsidRPr="000D6F90">
        <w:t xml:space="preserve">three earlier </w:t>
      </w:r>
      <w:r w:rsidR="00EF0B20">
        <w:t xml:space="preserve">studies </w:t>
      </w:r>
      <w:r w:rsidR="00836398">
        <w:t xml:space="preserve">conducted at the </w:t>
      </w:r>
      <w:r>
        <w:t xml:space="preserve">Spinal Cord Injury Center, Balgrist University Hospital, </w:t>
      </w:r>
      <w:r w:rsidR="009A4094">
        <w:t>University</w:t>
      </w:r>
      <w:r>
        <w:t xml:space="preserve"> of Zurich, Switzerland </w:t>
      </w:r>
      <w:r w:rsidR="00A133AB">
        <w:t>(Huynh et al. (2021)</w:t>
      </w:r>
      <w:r w:rsidR="00A133AB">
        <w:fldChar w:fldCharType="begin"/>
      </w:r>
      <w:r w:rsidR="00A133AB">
        <w:instrText xml:space="preserve"> ADDIN ZOTERO_ITEM CSL_CITATION {"citationID":"7tmKxpXd","properties":{"formattedCitation":"\\super 16\\nosupersub{}","plainCitation":"16","noteIndex":0},"citationItems":[{"id":28,"uris":["http://zotero.org/users/16412063/items/FX4H9VKC"],"itemData":{"id":28,"type":"article-journal","abstract":"Neuropathic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schema":"https://github.com/citation-style-language/schema/raw/master/csl-citation.json"} </w:instrText>
      </w:r>
      <w:r w:rsidR="00A133AB">
        <w:fldChar w:fldCharType="separate"/>
      </w:r>
      <w:r w:rsidR="00A133AB" w:rsidRPr="00A133AB">
        <w:rPr>
          <w:rFonts w:eastAsiaTheme="minorHAnsi"/>
          <w:vertAlign w:val="superscript"/>
          <w:lang w:val="de-DE" w:eastAsia="en-US"/>
        </w:rPr>
        <w:t>16</w:t>
      </w:r>
      <w:r w:rsidR="00A133AB">
        <w:fldChar w:fldCharType="end"/>
      </w:r>
      <w:r w:rsidR="00A133AB">
        <w:t>, Huynh et al. (2022)</w:t>
      </w:r>
      <w:r w:rsidR="00A133AB">
        <w:fldChar w:fldCharType="begin"/>
      </w:r>
      <w:r w:rsidR="00A133AB">
        <w:instrText xml:space="preserve"> ADDIN ZOTERO_ITEM CSL_CITATION {"citationID":"vpKoa378","properties":{"formattedCitation":"\\super 17\\nosupersub{}","plainCitation":"17","noteIndex":0},"citationItems":[{"id":26,"uris":["http://zotero.org/users/16412063/items/D9AKWDUW"],"itemData":{"id":26,"type":"article-journal","abstract":"The descending pain modulatory system in humans is commonly investigated using conditioned pain modulation (CPM). Whilst variability in CPM eﬃciency, i.e., inhibition and facilitation, is normal in healthy subjects, exploring the inter-relationship between brain structure, resting-state functional connectivity (rsFC) and CPM readouts will provide greater insight into the underlying CPM eﬃciency seen in healthy individuals. Thus, this study combined CPM testing, voxel-based morphometry (VBM) and rsFC to identify the neural correlates of CPM in a cohort of healthy subjects (n =40), displaying pain inhibition (n = 29), facilitation (n = 10) and no CPM eﬀect (n = 1). Clusters identiﬁed in the VBM analysis were implemented in the rsFC analysis alongside key constituents of the endogenous pain modulatory system. Greater pain inhibition was related to higher volume of left frontal cortices and stronger rsFC between the motor cortex and periaqueductal grey. Conversely, weaker pain inhibition was related to higher volume of the right frontal cortex - coupled with stronger rsFC to the primary somatosensory cortex, and rsFC between the amygdala and posterior insula. Overall, healthy subjects showed higher volume and stronger rsFC of brain regions involved with descending modulation, while the lateral and medial pain systems were related to greater pain inhibition and facilitation during CPM, respectively. These ﬁndings reveal structural alignments and functional interactions between supraspinal areas involved in CPM eﬃciency. Ultimately understanding these underlying variations and how they may become aﬀected in chronic pain conditions, will advance a more targeted subgrouping in pain patients for future cross-sectional studies investigating endogenous pain modulation.","container-title":"NeuroImage","DOI":"10.1016/j.neuroimage.2021.118742","ISSN":"10538119","journalAbbreviation":"NeuroImage","language":"en","page":"118742","source":"DOI.org (Crossref)","title":"Descending pain modulatory efficiency in healthy subjects is related to structure and resting connectivity of brain regions","volume":"247","author":[{"family":"Huynh","given":"Vincent"},{"family":"Lütolf","given":"Robin"},{"family":"Rosner","given":"Jan"},{"family":"Luechinger","given":"Roger"},{"family":"Curt","given":"Armin"},{"family":"Kollias","given":"Spyros"},{"family":"Michels","given":"Lars"},{"family":"Hubli","given":"Michèle"}],"issued":{"date-parts":[["2022",2]]}}}],"schema":"https://github.com/citation-style-language/schema/raw/master/csl-citation.json"} </w:instrText>
      </w:r>
      <w:r w:rsidR="00A133AB">
        <w:fldChar w:fldCharType="separate"/>
      </w:r>
      <w:r w:rsidR="00A133AB" w:rsidRPr="00A133AB">
        <w:rPr>
          <w:rFonts w:eastAsiaTheme="minorHAnsi"/>
          <w:vertAlign w:val="superscript"/>
          <w:lang w:val="de-DE" w:eastAsia="en-US"/>
        </w:rPr>
        <w:t>17</w:t>
      </w:r>
      <w:r w:rsidR="00A133AB">
        <w:fldChar w:fldCharType="end"/>
      </w:r>
      <w:r w:rsidR="00A133AB">
        <w:t>, and Huynh et al. (2023)</w:t>
      </w:r>
      <w:r w:rsidR="00A133AB">
        <w:fldChar w:fldCharType="begin"/>
      </w:r>
      <w:r w:rsidR="00A133AB">
        <w:instrText xml:space="preserve"> ADDIN ZOTERO_ITEM CSL_CITATION {"citationID":"57Ccxtu6","properties":{"formattedCitation":"\\super 18\\nosupersub{}","plainCitation":"18","noteIndex":0},"citationItems":[{"id":30,"uris":["http://zotero.org/users/16412063/items/PX4RTNUA"],"itemData":{"id":30,"type":"article-journal","abstract":"Abstract\n            Endogenous pain modulation in humans is frequently investigated with conditioned pain modulation (CPM). Deficient pain inhibition is a proposed mechanism that contributes to neuropathic pain (NP) after spinal cord injury (SCI). Recent studies have combined CPM testing and neuroimaging to reveal neural correlates of CPM efficiency in chronic pain. This study investigated differences in CPM efficiency in relation to resting-state functional connectivity (rsFC) between 12 SCI-NP subjects and 13 age- and sex-matched healthy controls (HC). Twelve and 11 SCI-NP subjects were included in psychophysical and rsFC analyses, respectively. All HC were included in the final analyses. Psychophysical readouts were analysed to determine CPM efficiency within and between cohorts. Group differences of rsFC, in relation to CPM efficiency, were explored with seed-to-voxel rsFC analyses with pain modulatory regions, e.g. ventrolateral periaqueductal gray (vlPAG) and amygdala. Overall, pain inhibition was not deficient in SCI-NP subjects and was greater in those with more intense NP. Greater pain inhibition was associated with weaker rsFC between the vlPAG and amygdala with the visual and frontal cortex, respectively, in SCI-NP subjects but with stronger rsFC in HC. Taken together, SCI-NP subjects present with intact pain inhibition, but can be differentiated from HC by an inverse relationship between CPM efficiency and intrinsic connectivity of supraspinal regions. Future studies with larger cohorts are necessary to consolidate the findings in this study.","container-title":"Scientific Reports","DOI":"10.1038/s41598-023-37783-w","ISSN":"2045-2322","issue":"1","journalAbbreviation":"Sci Rep","language":"en","page":"11943","source":"DOI.org (Crossref)","title":"Intrinsic brain connectivity alterations despite intact pain inhibition in subjects with neuropathic pain after spinal cord injury: a pilot study","title-short":"Intrinsic brain connectivity alterations despite intact pain inhibition in subjects with neuropathic pain after spinal cord injury","volume":"13","author":[{"family":"Huynh","given":"Vincent"},{"family":"Lütolf","given":"Robin"},{"family":"Rosner","given":"Jan"},{"family":"Luechinger","given":"Roger"},{"family":"Curt","given":"Armin"},{"family":"Kollias","given":"Spyridon"},{"family":"Michels","given":"Lars"},{"family":"Hubli","given":"Michèle"}],"issued":{"date-parts":[["2023",7,24]]}}}],"schema":"https://github.com/citation-style-language/schema/raw/master/csl-citation.json"} </w:instrText>
      </w:r>
      <w:r w:rsidR="00A133AB">
        <w:fldChar w:fldCharType="separate"/>
      </w:r>
      <w:r w:rsidR="00A133AB" w:rsidRPr="00A133AB">
        <w:rPr>
          <w:rFonts w:eastAsiaTheme="minorHAnsi"/>
          <w:vertAlign w:val="superscript"/>
          <w:lang w:val="de-DE" w:eastAsia="en-US"/>
        </w:rPr>
        <w:t>18</w:t>
      </w:r>
      <w:r w:rsidR="00A133AB">
        <w:fldChar w:fldCharType="end"/>
      </w:r>
      <w:r w:rsidR="00A133AB">
        <w:t xml:space="preserve">). </w:t>
      </w:r>
    </w:p>
    <w:p w14:paraId="0BA119A8" w14:textId="58E0E4BD" w:rsidR="00E311C5" w:rsidRDefault="00EF0B20" w:rsidP="00A10603">
      <w:r>
        <w:t xml:space="preserve">All procedures </w:t>
      </w:r>
      <w:r w:rsidR="00E54BBC">
        <w:t xml:space="preserve">were in accordance with the Declaration of Helsinki and </w:t>
      </w:r>
      <w:r>
        <w:t xml:space="preserve">were approved by the local ethics committee </w:t>
      </w:r>
      <w:r w:rsidR="00E54BBC">
        <w:t>“Kantonale Eth</w:t>
      </w:r>
      <w:r w:rsidR="009A4094">
        <w:t>ik</w:t>
      </w:r>
      <w:r w:rsidR="00E54BBC">
        <w:t>kommis</w:t>
      </w:r>
      <w:r w:rsidR="009A4094">
        <w:t>s</w:t>
      </w:r>
      <w:r w:rsidR="00E54BBC">
        <w:t xml:space="preserve">ion Zürich, KEK” </w:t>
      </w:r>
      <w:r>
        <w:t>(</w:t>
      </w:r>
      <w:r w:rsidR="00E54BBC" w:rsidRPr="00E54BBC">
        <w:t>EK-04/2006, PB_2016–</w:t>
      </w:r>
      <w:r w:rsidR="00E54BBC" w:rsidRPr="00E54BBC">
        <w:lastRenderedPageBreak/>
        <w:t>02,051, clinicaltrial.gov number: NCT02138344</w:t>
      </w:r>
      <w:r w:rsidR="00E54BBC">
        <w:t xml:space="preserve">). Written informed consent was obtained from all </w:t>
      </w:r>
      <w:r w:rsidR="00E20E98">
        <w:t>participants</w:t>
      </w:r>
      <w:r w:rsidR="00E54BBC">
        <w:t>.</w:t>
      </w:r>
    </w:p>
    <w:p w14:paraId="5A2A343C" w14:textId="3FF8B8E1" w:rsidR="00067006" w:rsidRDefault="00067006" w:rsidP="00067006">
      <w:pPr>
        <w:pStyle w:val="berschrift2"/>
      </w:pPr>
      <w:r>
        <w:t>Study population</w:t>
      </w:r>
    </w:p>
    <w:p w14:paraId="14E4345D" w14:textId="3AE94AEC" w:rsidR="00C23B8F" w:rsidRPr="00B11E78" w:rsidRDefault="00C23B8F" w:rsidP="00C23B8F">
      <w:pPr>
        <w:rPr>
          <w:noProof/>
        </w:rPr>
      </w:pPr>
      <w:r w:rsidRPr="00C23B8F">
        <w:t xml:space="preserve">The final sample </w:t>
      </w:r>
      <w:r w:rsidR="000A2102">
        <w:t xml:space="preserve">in this study </w:t>
      </w:r>
      <w:r w:rsidRPr="00C23B8F">
        <w:t xml:space="preserve">included 98 </w:t>
      </w:r>
      <w:r w:rsidR="00E20E98">
        <w:t>participants</w:t>
      </w:r>
      <w:r>
        <w:t xml:space="preserve">. </w:t>
      </w:r>
      <w:r>
        <w:rPr>
          <w:noProof/>
        </w:rPr>
        <w:t xml:space="preserve">The </w:t>
      </w:r>
      <w:r w:rsidR="009A016D">
        <w:rPr>
          <w:noProof/>
        </w:rPr>
        <w:t>SCI with neuropathic pain (</w:t>
      </w:r>
      <w:r>
        <w:rPr>
          <w:noProof/>
        </w:rPr>
        <w:t>SCI-NP</w:t>
      </w:r>
      <w:r w:rsidR="009A016D">
        <w:rPr>
          <w:noProof/>
        </w:rPr>
        <w:t>)</w:t>
      </w:r>
      <w:r w:rsidR="004A557D">
        <w:rPr>
          <w:noProof/>
        </w:rPr>
        <w:t xml:space="preserve"> group</w:t>
      </w:r>
      <w:r>
        <w:rPr>
          <w:noProof/>
        </w:rPr>
        <w:t xml:space="preserve"> </w:t>
      </w:r>
      <w:r w:rsidR="000A2102">
        <w:rPr>
          <w:noProof/>
        </w:rPr>
        <w:t>comprised</w:t>
      </w:r>
      <w:r>
        <w:rPr>
          <w:noProof/>
        </w:rPr>
        <w:t xml:space="preserve"> 24 </w:t>
      </w:r>
      <w:r w:rsidR="00E20E98">
        <w:rPr>
          <w:noProof/>
        </w:rPr>
        <w:t>participants</w:t>
      </w:r>
      <w:r>
        <w:rPr>
          <w:noProof/>
        </w:rPr>
        <w:t xml:space="preserve"> (20 males, 4 females; mean age = </w:t>
      </w:r>
      <w:r w:rsidRPr="00B11E78">
        <w:t>56.79 ± 9.46</w:t>
      </w:r>
      <w:r>
        <w:t xml:space="preserve"> years), </w:t>
      </w:r>
      <w:r w:rsidR="009A016D">
        <w:t>SCI without neuropathic pain (</w:t>
      </w:r>
      <w:r>
        <w:t>SCI-nNP</w:t>
      </w:r>
      <w:r w:rsidR="009A016D">
        <w:t>)</w:t>
      </w:r>
      <w:r w:rsidR="004A557D">
        <w:t xml:space="preserve"> group</w:t>
      </w:r>
      <w:r>
        <w:t xml:space="preserve"> 10 </w:t>
      </w:r>
      <w:r w:rsidR="00E20E98">
        <w:t>participants</w:t>
      </w:r>
      <w:r>
        <w:t xml:space="preserve"> (8 males, 2 females; mean age </w:t>
      </w:r>
      <w:r w:rsidRPr="00B11E78">
        <w:t>57.00 ± 10.69</w:t>
      </w:r>
      <w:r>
        <w:t xml:space="preserve"> years), and the HC group 58 </w:t>
      </w:r>
      <w:r w:rsidR="00E20E98">
        <w:t>participants</w:t>
      </w:r>
      <w:r>
        <w:t xml:space="preserve"> (42 males, 16 females; mean age 44.69 </w:t>
      </w:r>
      <w:r w:rsidRPr="00B11E78">
        <w:t>± 13.57</w:t>
      </w:r>
      <w:r>
        <w:t xml:space="preserve"> years).</w:t>
      </w:r>
    </w:p>
    <w:p w14:paraId="60DEE203" w14:textId="44A204B0" w:rsidR="004608AA" w:rsidRPr="00C45171" w:rsidRDefault="008520C1" w:rsidP="0098140A">
      <w:r>
        <w:t>I</w:t>
      </w:r>
      <w:r w:rsidR="00565553" w:rsidRPr="002C4A70">
        <w:t>nclusion criteria</w:t>
      </w:r>
      <w:r>
        <w:t xml:space="preserve"> </w:t>
      </w:r>
      <w:r w:rsidR="000C4B89">
        <w:t xml:space="preserve">for </w:t>
      </w:r>
      <w:r w:rsidR="00E20E98">
        <w:t>participants</w:t>
      </w:r>
      <w:r w:rsidR="003823A9">
        <w:t xml:space="preserve"> with SCI were: </w:t>
      </w:r>
      <w:r w:rsidR="00FC2500" w:rsidRPr="002C4A70">
        <w:t>age ≥18 years</w:t>
      </w:r>
      <w:r w:rsidR="002C4A70" w:rsidRPr="002C4A70">
        <w:t>, thoracic</w:t>
      </w:r>
      <w:r w:rsidR="00AC6A9E">
        <w:t xml:space="preserve"> (Th1-Th</w:t>
      </w:r>
      <w:r w:rsidR="002A6CFC">
        <w:t>12</w:t>
      </w:r>
      <w:r w:rsidR="00AC6A9E">
        <w:t>)</w:t>
      </w:r>
      <w:r w:rsidR="002C4A70" w:rsidRPr="002C4A70">
        <w:t xml:space="preserve"> or high lumbar</w:t>
      </w:r>
      <w:r w:rsidR="00AC6A9E">
        <w:t xml:space="preserve"> (L1) </w:t>
      </w:r>
      <w:r w:rsidR="002C4A70" w:rsidRPr="002C4A70">
        <w:t>SCI, American Spinal Injury Association (ASIA) Impairment Scale classification A–D</w:t>
      </w:r>
      <w:r w:rsidR="000A2102">
        <w:t xml:space="preserve"> </w:t>
      </w:r>
      <w:r w:rsidR="000A2102">
        <w:fldChar w:fldCharType="begin"/>
      </w:r>
      <w:r w:rsidR="00A133AB">
        <w:instrText xml:space="preserve"> ADDIN ZOTERO_ITEM CSL_CITATION {"citationID":"YakshTmM","properties":{"formattedCitation":"\\super 19\\nosupersub{}","plainCitation":"19","noteIndex":0},"citationItems":[{"id":11,"uris":["http://zotero.org/users/16412063/items/YE2YMN3J"],"itemData":{"id":11,"type":"article-journal","container-title":"Topics in Spinal Cord Injury Rehabilitation","DOI":"10.46292/sci2702-1","ISSN":"1082-0744","issue":"2","language":"en","page":"1-22","source":"DOI.org (Crossref)","title":"International Standards for Neurological Classification of Spinal Cord Injury","volume":"27","author":[{"family":"Rupp","given":"Rüdiger"},{"family":"Biering-Sørensen","given":"Fin"},{"family":"Burns","given":"Stephen P."},{"family":"Graves","given":"Daniel E."},{"family":"Guest","given":"James"},{"family":"Jones","given":"Linda"},{"family":"Read","given":"Mary Schmidt"},{"family":"Rodriguez","given":"Gianna M."},{"family":"Schuld","given":"Christian"},{"family":"Tansey-MD","given":"Keith E."},{"family":"Walden","given":"Kristen"},{"family":"Kirshblum","given":"Steven"}],"issued":{"date-parts":[["2021",3,1]]}}}],"schema":"https://github.com/citation-style-language/schema/raw/master/csl-citation.json"} </w:instrText>
      </w:r>
      <w:r w:rsidR="000A2102">
        <w:fldChar w:fldCharType="separate"/>
      </w:r>
      <w:r w:rsidR="00A133AB" w:rsidRPr="00A133AB">
        <w:rPr>
          <w:rFonts w:eastAsiaTheme="minorHAnsi"/>
          <w:vertAlign w:val="superscript"/>
          <w:lang w:val="de-DE" w:eastAsia="en-US"/>
        </w:rPr>
        <w:t>19</w:t>
      </w:r>
      <w:r w:rsidR="000A2102">
        <w:fldChar w:fldCharType="end"/>
      </w:r>
      <w:r w:rsidR="000A2102">
        <w:t>.</w:t>
      </w:r>
      <w:r w:rsidR="002C4A70">
        <w:t xml:space="preserve"> </w:t>
      </w:r>
      <w:r w:rsidR="000C4B89">
        <w:t xml:space="preserve">For HC the inclusion criteria included age </w:t>
      </w:r>
      <w:r w:rsidR="000C4B89" w:rsidRPr="002C4A70">
        <w:t>≥18 years</w:t>
      </w:r>
      <w:r w:rsidR="000C4B89">
        <w:t>,</w:t>
      </w:r>
      <w:r w:rsidR="002C4A70" w:rsidRPr="002C4A70">
        <w:t xml:space="preserve"> no history of neurological</w:t>
      </w:r>
      <w:r w:rsidR="000C4B89">
        <w:t xml:space="preserve"> or psychological </w:t>
      </w:r>
      <w:r w:rsidR="002C4A70" w:rsidRPr="002C4A70">
        <w:t>conditions</w:t>
      </w:r>
      <w:r w:rsidR="000C4B89">
        <w:t xml:space="preserve"> and no previous history of chronic pain or pain during participation</w:t>
      </w:r>
      <w:r w:rsidR="002C4A70" w:rsidRPr="002C4A70">
        <w:t>.</w:t>
      </w:r>
      <w:r w:rsidR="00E34BD5">
        <w:t xml:space="preserve"> </w:t>
      </w:r>
      <w:r w:rsidR="003823A9">
        <w:t>Full</w:t>
      </w:r>
      <w:r w:rsidR="002C4A70">
        <w:t xml:space="preserve"> inclusion and exclusion criteria are described in the original publications</w:t>
      </w:r>
      <w:r w:rsidR="00A133AB">
        <w:fldChar w:fldCharType="begin"/>
      </w:r>
      <w:r w:rsidR="00A133AB">
        <w:instrText xml:space="preserve"> ADDIN ZOTERO_ITEM CSL_CITATION {"citationID":"kbn1z0pR","properties":{"formattedCitation":"\\super 16\\uc0\\u8211{}18\\nosupersub{}","plainCitation":"16–18","noteIndex":0},"citationItems":[{"id":28,"uris":["http://zotero.org/users/16412063/items/FX4H9VKC"],"itemData":{"id":28,"type":"article-journal","abstract":"Neuropathic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id":26,"uris":["http://zotero.org/users/16412063/items/D9AKWDUW"],"itemData":{"id":26,"type":"article-journal","abstract":"The descending pain modulatory system in humans is commonly investigated using conditioned pain modulation (CPM). Whilst variability in CPM eﬃciency, i.e., inhibition and facilitation, is normal in healthy subjects, exploring the inter-relationship between brain structure, resting-state functional connectivity (rsFC) and CPM readouts will provide greater insight into the underlying CPM eﬃciency seen in healthy individuals. Thus, this study combined CPM testing, voxel-based morphometry (VBM) and rsFC to identify the neural correlates of CPM in a cohort of healthy subjects (n =40), displaying pain inhibition (n = 29), facilitation (n = 10) and no CPM eﬀect (n = 1). Clusters identiﬁed in the VBM analysis were implemented in the rsFC analysis alongside key constituents of the endogenous pain modulatory system. Greater pain inhibition was related to higher volume of left frontal cortices and stronger rsFC between the motor cortex and periaqueductal grey. Conversely, weaker pain inhibition was related to higher volume of the right frontal cortex - coupled with stronger rsFC to the primary somatosensory cortex, and rsFC between the amygdala and posterior insula. Overall, healthy subjects showed higher volume and stronger rsFC of brain regions involved with descending modulation, while the lateral and medial pain systems were related to greater pain inhibition and facilitation during CPM, respectively. These ﬁndings reveal structural alignments and functional interactions between supraspinal areas involved in CPM eﬃciency. Ultimately understanding these underlying variations and how they may become aﬀected in chronic pain conditions, will advance a more targeted subgrouping in pain patients for future cross-sectional studies investigating endogenous pain modulation.","container-title":"NeuroImage","DOI":"10.1016/j.neuroimage.2021.118742","ISSN":"10538119","journalAbbreviation":"NeuroImage","language":"en","page":"118742","source":"DOI.org (Crossref)","title":"Descending pain modulatory efficiency in healthy subjects is related to structure and resting connectivity of brain regions","volume":"247","author":[{"family":"Huynh","given":"Vincent"},{"family":"Lütolf","given":"Robin"},{"family":"Rosner","given":"Jan"},{"family":"Luechinger","given":"Roger"},{"family":"Curt","given":"Armin"},{"family":"Kollias","given":"Spyros"},{"family":"Michels","given":"Lars"},{"family":"Hubli","given":"Michèle"}],"issued":{"date-parts":[["2022",2]]}}},{"id":30,"uris":["http://zotero.org/users/16412063/items/PX4RTNUA"],"itemData":{"id":30,"type":"article-journal","abstract":"Abstract\n            Endogenous pain modulation in humans is frequently investigated with conditioned pain modulation (CPM). Deficient pain inhibition is a proposed mechanism that contributes to neuropathic pain (NP) after spinal cord injury (SCI). Recent studies have combined CPM testing and neuroimaging to reveal neural correlates of CPM efficiency in chronic pain. This study investigated differences in CPM efficiency in relation to resting-state functional connectivity (rsFC) between 12 SCI-NP subjects and 13 age- and sex-matched healthy controls (HC). Twelve and 11 SCI-NP subjects were included in psychophysical and rsFC analyses, respectively. All HC were included in the final analyses. Psychophysical readouts were analysed to determine CPM efficiency within and between cohorts. Group differences of rsFC, in relation to CPM efficiency, were explored with seed-to-voxel rsFC analyses with pain modulatory regions, e.g. ventrolateral periaqueductal gray (vlPAG) and amygdala. Overall, pain inhibition was not deficient in SCI-NP subjects and was greater in those with more intense NP. Greater pain inhibition was associated with weaker rsFC between the vlPAG and amygdala with the visual and frontal cortex, respectively, in SCI-NP subjects but with stronger rsFC in HC. Taken together, SCI-NP subjects present with intact pain inhibition, but can be differentiated from HC by an inverse relationship between CPM efficiency and intrinsic connectivity of supraspinal regions. Future studies with larger cohorts are necessary to consolidate the findings in this study.","container-title":"Scientific Reports","DOI":"10.1038/s41598-023-37783-w","ISSN":"2045-2322","issue":"1","journalAbbreviation":"Sci Rep","language":"en","page":"11943","source":"DOI.org (Crossref)","title":"Intrinsic brain connectivity alterations despite intact pain inhibition in subjects with neuropathic pain after spinal cord injury: a pilot study","title-short":"Intrinsic brain connectivity alterations despite intact pain inhibition in subjects with neuropathic pain after spinal cord injury","volume":"13","author":[{"family":"Huynh","given":"Vincent"},{"family":"Lütolf","given":"Robin"},{"family":"Rosner","given":"Jan"},{"family":"Luechinger","given":"Roger"},{"family":"Curt","given":"Armin"},{"family":"Kollias","given":"Spyridon"},{"family":"Michels","given":"Lars"},{"family":"Hubli","given":"Michèle"}],"issued":{"date-parts":[["2023",7,24]]}}}],"schema":"https://github.com/citation-style-language/schema/raw/master/csl-citation.json"} </w:instrText>
      </w:r>
      <w:r w:rsidR="00A133AB">
        <w:fldChar w:fldCharType="separate"/>
      </w:r>
      <w:r w:rsidR="00A133AB" w:rsidRPr="00A133AB">
        <w:rPr>
          <w:rFonts w:eastAsiaTheme="minorHAnsi"/>
          <w:vertAlign w:val="superscript"/>
          <w:lang w:val="de-DE" w:eastAsia="en-US"/>
        </w:rPr>
        <w:t>16–18</w:t>
      </w:r>
      <w:r w:rsidR="00A133AB">
        <w:fldChar w:fldCharType="end"/>
      </w:r>
      <w:r w:rsidR="00A133AB">
        <w:t xml:space="preserve">. </w:t>
      </w:r>
    </w:p>
    <w:p w14:paraId="43AFF1D7" w14:textId="36494B56" w:rsidR="000346FA" w:rsidRDefault="00180969" w:rsidP="000346FA">
      <w:pPr>
        <w:pStyle w:val="berschrift2"/>
      </w:pPr>
      <w:bookmarkStart w:id="0" w:name="OLE_LINK1"/>
      <w:commentRangeStart w:id="1"/>
      <w:r>
        <w:t xml:space="preserve">Pain phenotyping </w:t>
      </w:r>
      <w:commentRangeEnd w:id="1"/>
      <w:r w:rsidR="002179DB">
        <w:rPr>
          <w:rStyle w:val="Kommentarzeichen"/>
          <w:sz w:val="32"/>
          <w:szCs w:val="32"/>
        </w:rPr>
        <w:commentReference w:id="1"/>
      </w:r>
    </w:p>
    <w:p w14:paraId="4A633774" w14:textId="00EF20B3" w:rsidR="00324908" w:rsidRDefault="00324908" w:rsidP="00324908">
      <w:r>
        <w:t xml:space="preserve">Before MRI scanning, </w:t>
      </w:r>
      <w:r w:rsidR="00E20E98">
        <w:t>participants</w:t>
      </w:r>
      <w:r w:rsidR="002B7AB7">
        <w:t xml:space="preserve"> completed standardized pain drawing indicating the location and intensity of pain </w:t>
      </w:r>
      <w:r w:rsidR="00627247">
        <w:t xml:space="preserve">on anterior and posterior body charts. </w:t>
      </w:r>
      <w:r w:rsidR="00040D75">
        <w:t>Neuropathic pain</w:t>
      </w:r>
      <w:r>
        <w:t xml:space="preserve"> was identified based on the current diagnostic criteria of the International Association for the Study of Pain (IASP), </w:t>
      </w:r>
      <w:r w:rsidR="00627247">
        <w:t>requiring a spinal cord lesion and a neuroanatomically plausible distribution of pain in relation to the lesion level</w:t>
      </w:r>
      <w:r w:rsidR="00627247">
        <w:fldChar w:fldCharType="begin"/>
      </w:r>
      <w:r w:rsidR="008F660D">
        <w:instrText xml:space="preserve"> ADDIN ZOTERO_ITEM CSL_CITATION {"citationID":"msG7oq5m","properties":{"formattedCitation":"\\super 8\\nosupersub{}","plainCitation":"8","dontUpdate":true,"noteIndex":0},"citationItems":[{"id":34,"uris":["http://zotero.org/users/16412063/items/SHFAWCU3"],"itemData":{"id":34,"type":"article-journal","abstract":"The redefinition of neuropathic pain as “pain arising as a direct consequence of a lesion or disease affecting the somatosensory system,” which was suggested by the International Association for the Study of Pain (IASP) Special Interest Group on Neuropathic Pain (NeuPSIG) in 2008, has been widely accepted. In contrast, the proposed grading system of possible, probable, and definite neuropathic pain from 2008 has been used to a lesser extent. Here, we report a citation analysis of the original NeuPSIG grading paper of 2008, followed by an analysis of its use by an expert panel and recommendations for an improved grading system. As of February, 2015, 608 eligible articles in Scopus cited the paper, 414 of which cited the neuropathic pain definition. Of 220 clinical studies citing the paper, 56 had used the grading system. The percentage using the grading system increased from 5% in 2009 to 30% in 2014. Obstacles to a wider use of the grading system were identified, including (1) questions about the relative significance of confirmatory tests, (2) the role of screening tools, and (3) uncertainties about what is considered a neuroanatomically plausible pain distribution. Here, we present a revised grading system with an adjusted order, better reflecting clinical practice, improvements in the specifications, and a word of caution that even the “definite” level of neuropathic pain does not always indicate causality. In addition, we add a table illustrating the area of pain and sensory abnormalities in common neuropathic pain conditions and propose areas for further research.","container-title":"PAIN","DOI":"10.1097/j.pain.0000000000000492","ISSN":"0304-3959","issue":"8","language":"en-US","page":"1599","source":"journals.lww.com","title":"Neuropathic pain: an updated grading system for research and clinical practice","title-short":"Neuropathic pain","volume":"157","author":[{"family":"Finnerup","given":"Nanna B."},{"family":"Haroutounian","given":"Simon"},{"family":"Kamerman","given":"Peter"},{"family":"Baron","given":"Ralf"},{"family":"Bennett","given":"David L. H."},{"family":"Bouhassira","given":"Didier"},{"family":"Cruccu","given":"Giorgio"},{"family":"Freeman","given":"Roy"},{"family":"Hansson","given":"Per"},{"family":"Nurmikko","given":"Turo"},{"family":"Raja","given":"Srinivasa N."},{"family":"Rice","given":"Andrew S. C."},{"family":"Serra","given":"Jordi"},{"family":"Smith","given":"Blair H."},{"family":"Treede","given":"Rolf-Detlef"},{"family":"Jensen","given":"Troels S."}],"issued":{"date-parts":[["2016",8]]}}}],"schema":"https://github.com/citation-style-language/schema/raw/master/csl-citation.json"} </w:instrText>
      </w:r>
      <w:r w:rsidR="00627247">
        <w:fldChar w:fldCharType="separate"/>
      </w:r>
      <w:r w:rsidR="00883330" w:rsidRPr="00883330">
        <w:rPr>
          <w:rFonts w:eastAsiaTheme="minorHAnsi"/>
          <w:vertAlign w:val="superscript"/>
          <w:lang w:val="de-DE" w:eastAsia="en-US"/>
        </w:rPr>
        <w:t>9</w:t>
      </w:r>
      <w:r w:rsidR="00627247">
        <w:fldChar w:fldCharType="end"/>
      </w:r>
      <w:r w:rsidR="00627247">
        <w:t xml:space="preserve">. </w:t>
      </w:r>
      <w:r w:rsidR="00040D75">
        <w:t>Additionally</w:t>
      </w:r>
      <w:r w:rsidR="00627247">
        <w:t>, characteristic sensory symptoms such as burning, electric or stabbing sensations were used to support the diagnosis, and musculoskeletal pain was ruled out through clinical judgment</w:t>
      </w:r>
      <w:r w:rsidR="00012312">
        <w:fldChar w:fldCharType="begin"/>
      </w:r>
      <w:r w:rsidR="00A133AB">
        <w:instrText xml:space="preserve"> ADDIN ZOTERO_ITEM CSL_CITATION {"citationID":"rJzYJ3DS","properties":{"formattedCitation":"\\super 16,18,20\\nosupersub{}","plainCitation":"16,18,20","noteIndex":0},"citationItems":[{"id":57,"uris":["http://zotero.org/users/16412063/items/ITP6DY4S"],"itemData":{"id":57,"type":"article-journal","abstract":"Background/Objectives:\nTo examine the reliability, validity, sensitivity, and practicality of various outcome measures for pain after spinal cord injury (SCI), and to provide recommendations for specific measures for use in clinical trials.\n\nData Sources:\nRelevant articles were obtained through a search of MEDLINE, EMBASE, CINAHL, and PubMed databases from inception through 2006.\n\nStudy Selection:\nThe authors performed literature searches to find articles containing data relevant to the reliability and validity of each pain outcome measure in SCI and selected non-SCI populations.\n\nData Extraction:\nAfter reviewing the articles, an investigator extracted information utilizing a standard template. A second investigator reviewed the chosen articles and the extracted pertinent information to confirm the findings of the first investigator.\n\nData Synthesis:\nTaking into consideration both the quantity and quality of the studies analyzed, judgments on reliability and validity of the measures were made by the two investigators. Based upon these judgments, recommendations were formulated for use of specific measures in future clinical trials. In addition, for a subset of measures a voting process by a larger group of SCI experts allowed formulation of recommendations including determining which measures should be incorporated into a minimal dataset of measures for clinical trials and which ones need revision and further validity and reliability testing before use.\n\nConclusions:\nA 0–10 Point Numerical Rating Scale (NRS) is recommended as the outcome measure for pain intensity after SCI, while the 7-Point Guy/Farrar Patient Global Impression of Change (PGIC) scale is recommended as the outcome measure for global improvement in pain. The SF-36 single pain interference question and the Multidimensional Pain Inventory (MPI) or Brief Pain Inventory (BPI) pain interference items are recommended as the outcome measures for pain interference after SCI. Brush or cotton wool and at least one high-threshold von Frey filament are recommended to test mechanical allodynia/hyperalgesia while a Peltier-type thermotester is recommended to test thermal allodynia/hyperalgesia. The International Association for the Study of Pain (IASP) or Bryce-Ragnarsson pain taxonomies are recommended for classification of pain after SCI, while the Neuropathic Pain Scale (NPS) is recommended for measuring change in neuropathic pain and the Leeds Assessment of Neuropathic Symptoms and Signs (LANSS) for quantitating neuropathic and nociceptive pain discrimination.","container-title":"The Journal of Spinal Cord Medicine","DOI":"10.1080/10790268.2007.11753405","ISSN":"1079-0268","issue":"5","journalAbbreviation":"J Spinal Cord Med","note":"PMID: 18092558\nPMCID: PMC2141724","page":"421-440","source":"PubMed Central","title":"Pain After Spinal Cord Injury: An Evidence-based Review for Clinical Practice and Research","title-short":"Pain After Spinal Cord Injury","volume":"30","author":[{"family":"Bryce","given":"Thomas N"},{"family":"Budh","given":"Cecilia Norrbrink"},{"family":"Cardenas","given":"Diana D"},{"family":"Dijkers","given":"Marcel"},{"family":"Felix","given":"Elizabeth R"},{"family":"Finnerup","given":"Nanna B"},{"family":"Kennedy","given":"Paul"},{"family":"Lundeberg","given":"Thomas"},{"family":"Richards","given":"J. Scott"},{"family":"Rintala","given":"Diana H"},{"family":"Siddall","given":"Philip"},{"family":"Widerstrom-Noga","given":"Eva"}],"issued":{"date-parts":[["2007"]]}}},{"id":28,"uris":["http://zotero.org/users/16412063/items/FX4H9VKC"],"itemData":{"id":28,"type":"article-journal","abstract":"Neuropathic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id":30,"uris":["http://zotero.org/users/16412063/items/PX4RTNUA"],"itemData":{"id":30,"type":"article-journal","abstract":"Abstract\n            Endogenous pain modulation in humans is frequently investigated with conditioned pain modulation (CPM). Deficient pain inhibition is a proposed mechanism that contributes to neuropathic pain (NP) after spinal cord injury (SCI). Recent studies have combined CPM testing and neuroimaging to reveal neural correlates of CPM efficiency in chronic pain. This study investigated differences in CPM efficiency in relation to resting-state functional connectivity (rsFC) between 12 SCI-NP subjects and 13 age- and sex-matched healthy controls (HC). Twelve and 11 SCI-NP subjects were included in psychophysical and rsFC analyses, respectively. All HC were included in the final analyses. Psychophysical readouts were analysed to determine CPM efficiency within and between cohorts. Group differences of rsFC, in relation to CPM efficiency, were explored with seed-to-voxel rsFC analyses with pain modulatory regions, e.g. ventrolateral periaqueductal gray (vlPAG) and amygdala. Overall, pain inhibition was not deficient in SCI-NP subjects and was greater in those with more intense NP. Greater pain inhibition was associated with weaker rsFC between the vlPAG and amygdala with the visual and frontal cortex, respectively, in SCI-NP subjects but with stronger rsFC in HC. Taken together, SCI-NP subjects present with intact pain inhibition, but can be differentiated from HC by an inverse relationship between CPM efficiency and intrinsic connectivity of supraspinal regions. Future studies with larger cohorts are necessary to consolidate the findings in this study.","container-title":"Scientific Reports","DOI":"10.1038/s41598-023-37783-w","ISSN":"2045-2322","issue":"1","journalAbbreviation":"Sci Rep","language":"en","page":"11943","source":"DOI.org (Crossref)","title":"Intrinsic brain connectivity alterations despite intact pain inhibition in subjects with neuropathic pain after spinal cord injury: a pilot study","title-short":"Intrinsic brain connectivity alterations despite intact pain inhibition in subjects with neuropathic pain after spinal cord injury","volume":"13","author":[{"family":"Huynh","given":"Vincent"},{"family":"Lütolf","given":"Robin"},{"family":"Rosner","given":"Jan"},{"family":"Luechinger","given":"Roger"},{"family":"Curt","given":"Armin"},{"family":"Kollias","given":"Spyridon"},{"family":"Michels","given":"Lars"},{"family":"Hubli","given":"Michèle"}],"issued":{"date-parts":[["2023",7,24]]}}}],"schema":"https://github.com/citation-style-language/schema/raw/master/csl-citation.json"} </w:instrText>
      </w:r>
      <w:r w:rsidR="00012312">
        <w:fldChar w:fldCharType="separate"/>
      </w:r>
      <w:r w:rsidR="00A133AB" w:rsidRPr="00A133AB">
        <w:rPr>
          <w:rFonts w:eastAsiaTheme="minorHAnsi"/>
          <w:vertAlign w:val="superscript"/>
          <w:lang w:val="de-DE" w:eastAsia="en-US"/>
        </w:rPr>
        <w:t>16,18,20</w:t>
      </w:r>
      <w:r w:rsidR="00012312">
        <w:fldChar w:fldCharType="end"/>
      </w:r>
      <w:r w:rsidR="00627247">
        <w:t xml:space="preserve">. </w:t>
      </w:r>
    </w:p>
    <w:p w14:paraId="50C9021F" w14:textId="2E4CE987" w:rsidR="00324908" w:rsidRDefault="00040D75" w:rsidP="000346FA">
      <w:r>
        <w:t>Pain intensity was rated for each marked area using an 11-point numerical rating scale (NRS) ranging from 0 (“</w:t>
      </w:r>
      <w:r w:rsidR="001820BF">
        <w:t>no pain</w:t>
      </w:r>
      <w:r>
        <w:t xml:space="preserve">”) </w:t>
      </w:r>
      <w:r w:rsidR="001820BF">
        <w:t xml:space="preserve">and 10 </w:t>
      </w:r>
      <w:r>
        <w:t>(“</w:t>
      </w:r>
      <w:r w:rsidR="001820BF">
        <w:t>the worst pain</w:t>
      </w:r>
      <w:r>
        <w:t xml:space="preserve">”). </w:t>
      </w:r>
      <w:r w:rsidR="001820BF">
        <w:t xml:space="preserve">A standardized dermatome template was overlaid on the drawings to distinguish between at-level and below-level </w:t>
      </w:r>
      <w:r w:rsidR="00035E05">
        <w:t>neuropathic pain</w:t>
      </w:r>
      <w:r w:rsidR="001820BF">
        <w:t>, defined respectively as pain within or more than three dermatomes below the neurological lesion level</w:t>
      </w:r>
      <w:r w:rsidR="000975AA">
        <w:fldChar w:fldCharType="begin"/>
      </w:r>
      <w:r w:rsidR="000975AA">
        <w:instrText xml:space="preserve"> ADDIN ZOTERO_ITEM CSL_CITATION {"citationID":"NY19Zi2D","properties":{"formattedCitation":"\\super 16,18\\nosupersub{}","plainCitation":"16,18","noteIndex":0},"citationItems":[{"id":28,"uris":["http://zotero.org/users/16412063/items/FX4H9VKC"],"itemData":{"id":28,"type":"article-journal","abstract":"Neuropathic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id":30,"uris":["http://zotero.org/users/16412063/items/PX4RTNUA"],"itemData":{"id":30,"type":"article-journal","abstract":"Abstract\n            Endogenous pain modulation in humans is frequently investigated with conditioned pain modulation (CPM). Deficient pain inhibition is a proposed mechanism that contributes to neuropathic pain (NP) after spinal cord injury (SCI). Recent studies have combined CPM testing and neuroimaging to reveal neural correlates of CPM efficiency in chronic pain. This study investigated differences in CPM efficiency in relation to resting-state functional connectivity (rsFC) between 12 SCI-NP subjects and 13 age- and sex-matched healthy controls (HC). Twelve and 11 SCI-NP subjects were included in psychophysical and rsFC analyses, respectively. All HC were included in the final analyses. Psychophysical readouts were analysed to determine CPM efficiency within and between cohorts. Group differences of rsFC, in relation to CPM efficiency, were explored with seed-to-voxel rsFC analyses with pain modulatory regions, e.g. ventrolateral periaqueductal gray (vlPAG) and amygdala. Overall, pain inhibition was not deficient in SCI-NP subjects and was greater in those with more intense NP. Greater pain inhibition was associated with weaker rsFC between the vlPAG and amygdala with the visual and frontal cortex, respectively, in SCI-NP subjects but with stronger rsFC in HC. Taken together, SCI-NP subjects present with intact pain inhibition, but can be differentiated from HC by an inverse relationship between CPM efficiency and intrinsic connectivity of supraspinal regions. Future studies with larger cohorts are necessary to consolidate the findings in this study.","container-title":"Scientific Reports","DOI":"10.1038/s41598-023-37783-w","ISSN":"2045-2322","issue":"1","journalAbbreviation":"Sci Rep","language":"en","page":"11943","source":"DOI.org (Crossref)","title":"Intrinsic brain connectivity alterations despite intact pain inhibition in subjects with neuropathic pain after spinal cord injury: a pilot study","title-short":"Intrinsic brain connectivity alterations despite intact pain inhibition in subjects with neuropathic pain after spinal cord injury","volume":"13","author":[{"family":"Huynh","given":"Vincent"},{"family":"Lütolf","given":"Robin"},{"family":"Rosner","given":"Jan"},{"family":"Luechinger","given":"Roger"},{"family":"Curt","given":"Armin"},{"family":"Kollias","given":"Spyridon"},{"family":"Michels","given":"Lars"},{"family":"Hubli","given":"Michèle"}],"issued":{"date-parts":[["2023",7,24]]}}}],"schema":"https://github.com/citation-style-language/schema/raw/master/csl-citation.json"} </w:instrText>
      </w:r>
      <w:r w:rsidR="000975AA">
        <w:fldChar w:fldCharType="separate"/>
      </w:r>
      <w:r w:rsidR="000975AA" w:rsidRPr="000975AA">
        <w:rPr>
          <w:rFonts w:eastAsiaTheme="minorHAnsi"/>
          <w:vertAlign w:val="superscript"/>
          <w:lang w:val="de-DE" w:eastAsia="en-US"/>
        </w:rPr>
        <w:t>16,18</w:t>
      </w:r>
      <w:r w:rsidR="000975AA">
        <w:fldChar w:fldCharType="end"/>
      </w:r>
      <w:r w:rsidR="001820BF">
        <w:t xml:space="preserve">. </w:t>
      </w:r>
    </w:p>
    <w:p w14:paraId="0FA6B5E8" w14:textId="522C2FE6" w:rsidR="00F466A1" w:rsidRDefault="001820BF" w:rsidP="000346FA">
      <w:r>
        <w:t xml:space="preserve">To quantify the spatial extent of neuropathic pain, pain drawing </w:t>
      </w:r>
      <w:r w:rsidR="00035E05">
        <w:t>was</w:t>
      </w:r>
      <w:r>
        <w:t xml:space="preserve"> digitized and affected areas were converted into pixel-based measurements. </w:t>
      </w:r>
      <w:r w:rsidR="00035E05">
        <w:t>Pain</w:t>
      </w:r>
      <w:r>
        <w:t xml:space="preserve"> extent was</w:t>
      </w:r>
      <w:r w:rsidR="00035E05">
        <w:t xml:space="preserve"> then</w:t>
      </w:r>
      <w:r>
        <w:t xml:space="preserve"> </w:t>
      </w:r>
      <w:r w:rsidR="00035E05">
        <w:t>calculated</w:t>
      </w:r>
      <w:r>
        <w:t xml:space="preserve"> as </w:t>
      </w:r>
      <w:r w:rsidR="00035E05">
        <w:t xml:space="preserve">the </w:t>
      </w:r>
      <w:r>
        <w:t xml:space="preserve">percentage of total body surface calculated </w:t>
      </w:r>
      <w:r w:rsidR="00035E05" w:rsidRPr="00035E05">
        <w:t xml:space="preserve">obtained by dividing the number of </w:t>
      </w:r>
      <w:r w:rsidR="008F660D">
        <w:t>neuropathic pain</w:t>
      </w:r>
      <w:r w:rsidR="00035E05" w:rsidRPr="00035E05">
        <w:t>-marked pixels by the total pixel count of the body template</w:t>
      </w:r>
      <w:r w:rsidR="00F466A1">
        <w:fldChar w:fldCharType="begin"/>
      </w:r>
      <w:r w:rsidR="001C129E">
        <w:instrText xml:space="preserve"> ADDIN ZOTERO_ITEM CSL_CITATION {"citationID":"kUrd5gEC","properties":{"formattedCitation":"\\super 21\\nosupersub{}","plainCitation":"21","noteIndex":0},"citationItems":[{"id":37,"uris":["http://zotero.org/users/16412063/items/ZYCZT8Y3"],"itemData":{"id":37,"type":"article-journal","abstract":"Clinimetric cross-sectional cohort study in adults with paraplegic spinal cord injury (SCI) and neuropathic pain (NP).","container-title":"Spinal Cord","DOI":"10.1038/s41393-021-00616-6","ISSN":"1476-5624","issue":"5","language":"en","license":"2021 The Author(s)","note":"publisher: Nature Publishing Group","page":"529-537","source":"www.nature.com","title":"Assessment of neuropathic pain after spinal cord injury using quantitative pain drawings","volume":"59","author":[{"family":"Rosner","given":"Jan"},{"family":"Lütolf","given":"Robin"},{"family":"Hostettler","given":"Pascal"},{"family":"Villiger","given":"Michael"},{"family":"Clijsen","given":"Ron"},{"family":"Hohenauer","given":"Erich"},{"family":"Barbero","given":"Marco"},{"family":"Curt","given":"Armin"},{"family":"Hubli","given":"Michèle"}],"issued":{"date-parts":[["2021",5]]}}}],"schema":"https://github.com/citation-style-language/schema/raw/master/csl-citation.json"} </w:instrText>
      </w:r>
      <w:r w:rsidR="00F466A1">
        <w:fldChar w:fldCharType="separate"/>
      </w:r>
      <w:r w:rsidR="001C129E" w:rsidRPr="001C129E">
        <w:rPr>
          <w:rFonts w:eastAsiaTheme="minorHAnsi"/>
          <w:vertAlign w:val="superscript"/>
          <w:lang w:val="de-DE" w:eastAsia="en-US"/>
        </w:rPr>
        <w:t>21</w:t>
      </w:r>
      <w:r w:rsidR="00F466A1">
        <w:fldChar w:fldCharType="end"/>
      </w:r>
      <w:r w:rsidR="00F466A1">
        <w:t xml:space="preserve">. For each </w:t>
      </w:r>
      <w:r w:rsidR="008F660D">
        <w:t>participant</w:t>
      </w:r>
      <w:r w:rsidR="00F466A1">
        <w:t xml:space="preserve">, neuropathic pain intensity values were averaged across all marked </w:t>
      </w:r>
      <w:r w:rsidR="00035E05">
        <w:t>neuropathic pain</w:t>
      </w:r>
      <w:r w:rsidR="00F466A1">
        <w:t xml:space="preserve"> regions and the highest rating reported was defined as the maximum intensity.</w:t>
      </w:r>
    </w:p>
    <w:bookmarkEnd w:id="0"/>
    <w:p w14:paraId="3AA54046" w14:textId="3789AF59" w:rsidR="00C902C2" w:rsidRDefault="00C902C2" w:rsidP="00C902C2">
      <w:pPr>
        <w:pStyle w:val="berschrift2"/>
      </w:pPr>
      <w:r>
        <w:lastRenderedPageBreak/>
        <w:t xml:space="preserve">MRI acquisition and feature extraction </w:t>
      </w:r>
    </w:p>
    <w:p w14:paraId="02A6C006" w14:textId="07B65183" w:rsidR="00233D08" w:rsidRDefault="002C0AB9" w:rsidP="002C0AB9">
      <w:pPr>
        <w:pStyle w:val="berschrift3"/>
      </w:pPr>
      <w:r>
        <w:t xml:space="preserve">MRI </w:t>
      </w:r>
      <w:r w:rsidR="00176657">
        <w:t xml:space="preserve">data </w:t>
      </w:r>
      <w:r>
        <w:t>acquisition</w:t>
      </w:r>
    </w:p>
    <w:p w14:paraId="4A04522C" w14:textId="0EAC22D1" w:rsidR="00140F49" w:rsidRDefault="00140F49" w:rsidP="002A7E32">
      <w:r w:rsidRPr="00140F49">
        <w:t>High-resolution 3D T1-weighted structural MR images were acquired on a 3</w:t>
      </w:r>
      <w:r w:rsidR="002179DB">
        <w:t xml:space="preserve"> </w:t>
      </w:r>
      <w:r w:rsidRPr="00140F49">
        <w:t>T</w:t>
      </w:r>
      <w:r w:rsidR="002179DB">
        <w:t>esla</w:t>
      </w:r>
      <w:r w:rsidRPr="00140F49">
        <w:t xml:space="preserve"> Philips Ingenia scanner (Philips Medical Systems, Best, The Netherlands) using a 32-channel head coil. </w:t>
      </w:r>
      <w:r w:rsidR="009F66CF">
        <w:t>All i</w:t>
      </w:r>
      <w:r w:rsidRPr="00140F49">
        <w:t xml:space="preserve">maging was </w:t>
      </w:r>
      <w:bookmarkStart w:id="2" w:name="_Hlk198726906"/>
      <w:r w:rsidRPr="00140F49">
        <w:t>conducted</w:t>
      </w:r>
      <w:bookmarkEnd w:id="2"/>
      <w:r w:rsidRPr="00140F49">
        <w:t xml:space="preserve"> at </w:t>
      </w:r>
      <w:r w:rsidR="009F66CF">
        <w:t xml:space="preserve">a single </w:t>
      </w:r>
      <w:r w:rsidRPr="00140F49">
        <w:t>site</w:t>
      </w:r>
      <w:ins w:id="3" w:author="Paulina Scheuren" w:date="2025-05-21T16:46:00Z">
        <w:r w:rsidR="002179DB">
          <w:t xml:space="preserve"> (</w:t>
        </w:r>
        <w:commentRangeStart w:id="4"/>
        <w:commentRangeStart w:id="5"/>
        <w:r w:rsidR="002179DB">
          <w:t>XXX</w:t>
        </w:r>
        <w:commentRangeEnd w:id="4"/>
        <w:r w:rsidR="002179DB">
          <w:rPr>
            <w:rStyle w:val="Kommentarzeichen"/>
            <w:sz w:val="24"/>
            <w:szCs w:val="24"/>
          </w:rPr>
          <w:commentReference w:id="4"/>
        </w:r>
      </w:ins>
      <w:commentRangeEnd w:id="5"/>
      <w:r w:rsidR="00BE144E">
        <w:rPr>
          <w:rStyle w:val="Kommentarzeichen"/>
          <w:sz w:val="24"/>
          <w:szCs w:val="24"/>
        </w:rPr>
        <w:commentReference w:id="5"/>
      </w:r>
      <w:ins w:id="6" w:author="Paulina Scheuren" w:date="2025-05-21T16:46:00Z">
        <w:r w:rsidR="002179DB">
          <w:t>)</w:t>
        </w:r>
      </w:ins>
      <w:r w:rsidR="009F66CF">
        <w:t xml:space="preserve"> using</w:t>
      </w:r>
      <w:r w:rsidRPr="00140F49">
        <w:t xml:space="preserve"> identical acquisition protocols across all three original studies</w:t>
      </w:r>
      <w:r w:rsidR="00336F3F">
        <w:t xml:space="preserve"> (</w:t>
      </w:r>
      <w:r w:rsidR="00336F3F" w:rsidRPr="00140F49">
        <w:t xml:space="preserve">voxel size </w:t>
      </w:r>
      <w:r w:rsidR="00336F3F">
        <w:t xml:space="preserve"> = </w:t>
      </w:r>
      <w:r w:rsidR="00336F3F" w:rsidRPr="00140F49">
        <w:t>1×1×1 mm</w:t>
      </w:r>
      <w:r w:rsidR="00336F3F">
        <w:rPr>
          <w:vertAlign w:val="superscript"/>
        </w:rPr>
        <w:t>3</w:t>
      </w:r>
      <w:r w:rsidR="00336F3F" w:rsidRPr="00140F49">
        <w:t xml:space="preserve">, </w:t>
      </w:r>
      <w:r w:rsidR="00336F3F">
        <w:t>repetition time (TR)</w:t>
      </w:r>
      <w:r w:rsidR="00336F3F" w:rsidRPr="00140F49">
        <w:t xml:space="preserve"> </w:t>
      </w:r>
      <w:r w:rsidR="00336F3F">
        <w:t xml:space="preserve">= </w:t>
      </w:r>
      <w:r w:rsidR="00336F3F" w:rsidRPr="00140F49">
        <w:t>8.1 ms</w:t>
      </w:r>
      <w:r w:rsidR="00336F3F">
        <w:t>, and echo time (</w:t>
      </w:r>
      <w:r w:rsidR="00336F3F" w:rsidRPr="00140F49">
        <w:t>TE</w:t>
      </w:r>
      <w:r w:rsidR="00336F3F">
        <w:t>)</w:t>
      </w:r>
      <w:r w:rsidR="00336F3F" w:rsidRPr="00140F49">
        <w:t xml:space="preserve"> </w:t>
      </w:r>
      <w:r w:rsidR="00336F3F">
        <w:t xml:space="preserve">= </w:t>
      </w:r>
      <w:r w:rsidR="00336F3F" w:rsidRPr="00140F49">
        <w:t>3.7 ms)</w:t>
      </w:r>
      <w:r w:rsidR="00336F3F">
        <w:fldChar w:fldCharType="begin"/>
      </w:r>
      <w:r w:rsidR="00336F3F">
        <w:instrText xml:space="preserve"> ADDIN ZOTERO_ITEM CSL_CITATION {"citationID":"YqlQKzFT","properties":{"formattedCitation":"\\super 16\\uc0\\u8211{}18\\nosupersub{}","plainCitation":"16–18","noteIndex":0},"citationItems":[{"id":28,"uris":["http://zotero.org/users/16412063/items/FX4H9VKC"],"itemData":{"id":28,"type":"article-journal","abstract":"Neuropathic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id":26,"uris":["http://zotero.org/users/16412063/items/D9AKWDUW"],"itemData":{"id":26,"type":"article-journal","abstract":"The descending pain modulatory system in humans is commonly investigated using conditioned pain modulation (CPM). Whilst variability in CPM eﬃciency, i.e., inhibition and facilitation, is normal in healthy subjects, exploring the inter-relationship between brain structure, resting-state functional connectivity (rsFC) and CPM readouts will provide greater insight into the underlying CPM eﬃciency seen in healthy individuals. Thus, this study combined CPM testing, voxel-based morphometry (VBM) and rsFC to identify the neural correlates of CPM in a cohort of healthy subjects (n =40), displaying pain inhibition (n = 29), facilitation (n = 10) and no CPM eﬀect (n = 1). Clusters identiﬁed in the VBM analysis were implemented in the rsFC analysis alongside key constituents of the endogenous pain modulatory system. Greater pain inhibition was related to higher volume of left frontal cortices and stronger rsFC between the motor cortex and periaqueductal grey. Conversely, weaker pain inhibition was related to higher volume of the right frontal cortex - coupled with stronger rsFC to the primary somatosensory cortex, and rsFC between the amygdala and posterior insula. Overall, healthy subjects showed higher volume and stronger rsFC of brain regions involved with descending modulation, while the lateral and medial pain systems were related to greater pain inhibition and facilitation during CPM, respectively. These ﬁndings reveal structural alignments and functional interactions between supraspinal areas involved in CPM eﬃciency. Ultimately understanding these underlying variations and how they may become aﬀected in chronic pain conditions, will advance a more targeted subgrouping in pain patients for future cross-sectional studies investigating endogenous pain modulation.","container-title":"NeuroImage","DOI":"10.1016/j.neuroimage.2021.118742","ISSN":"10538119","journalAbbreviation":"NeuroImage","language":"en","page":"118742","source":"DOI.org (Crossref)","title":"Descending pain modulatory efficiency in healthy subjects is related to structure and resting connectivity of brain regions","volume":"247","author":[{"family":"Huynh","given":"Vincent"},{"family":"Lütolf","given":"Robin"},{"family":"Rosner","given":"Jan"},{"family":"Luechinger","given":"Roger"},{"family":"Curt","given":"Armin"},{"family":"Kollias","given":"Spyros"},{"family":"Michels","given":"Lars"},{"family":"Hubli","given":"Michèle"}],"issued":{"date-parts":[["2022",2]]}}},{"id":30,"uris":["http://zotero.org/users/16412063/items/PX4RTNUA"],"itemData":{"id":30,"type":"article-journal","abstract":"Abstract\n            Endogenous pain modulation in humans is frequently investigated with conditioned pain modulation (CPM). Deficient pain inhibition is a proposed mechanism that contributes to neuropathic pain (NP) after spinal cord injury (SCI). Recent studies have combined CPM testing and neuroimaging to reveal neural correlates of CPM efficiency in chronic pain. This study investigated differences in CPM efficiency in relation to resting-state functional connectivity (rsFC) between 12 SCI-NP subjects and 13 age- and sex-matched healthy controls (HC). Twelve and 11 SCI-NP subjects were included in psychophysical and rsFC analyses, respectively. All HC were included in the final analyses. Psychophysical readouts were analysed to determine CPM efficiency within and between cohorts. Group differences of rsFC, in relation to CPM efficiency, were explored with seed-to-voxel rsFC analyses with pain modulatory regions, e.g. ventrolateral periaqueductal gray (vlPAG) and amygdala. Overall, pain inhibition was not deficient in SCI-NP subjects and was greater in those with more intense NP. Greater pain inhibition was associated with weaker rsFC between the vlPAG and amygdala with the visual and frontal cortex, respectively, in SCI-NP subjects but with stronger rsFC in HC. Taken together, SCI-NP subjects present with intact pain inhibition, but can be differentiated from HC by an inverse relationship between CPM efficiency and intrinsic connectivity of supraspinal regions. Future studies with larger cohorts are necessary to consolidate the findings in this study.","container-title":"Scientific Reports","DOI":"10.1038/s41598-023-37783-w","ISSN":"2045-2322","issue":"1","journalAbbreviation":"Sci Rep","language":"en","page":"11943","source":"DOI.org (Crossref)","title":"Intrinsic brain connectivity alterations despite intact pain inhibition in subjects with neuropathic pain after spinal cord injury: a pilot study","title-short":"Intrinsic brain connectivity alterations despite intact pain inhibition in subjects with neuropathic pain after spinal cord injury","volume":"13","author":[{"family":"Huynh","given":"Vincent"},{"family":"Lütolf","given":"Robin"},{"family":"Rosner","given":"Jan"},{"family":"Luechinger","given":"Roger"},{"family":"Curt","given":"Armin"},{"family":"Kollias","given":"Spyridon"},{"family":"Michels","given":"Lars"},{"family":"Hubli","given":"Michèle"}],"issued":{"date-parts":[["2023",7,24]]}}}],"schema":"https://github.com/citation-style-language/schema/raw/master/csl-citation.json"} </w:instrText>
      </w:r>
      <w:r w:rsidR="00336F3F">
        <w:fldChar w:fldCharType="separate"/>
      </w:r>
      <w:r w:rsidR="00336F3F" w:rsidRPr="00336F3F">
        <w:rPr>
          <w:rFonts w:eastAsiaTheme="minorHAnsi"/>
          <w:vertAlign w:val="superscript"/>
          <w:lang w:val="de-DE" w:eastAsia="en-US"/>
        </w:rPr>
        <w:t>16–18</w:t>
      </w:r>
      <w:r w:rsidR="00336F3F">
        <w:fldChar w:fldCharType="end"/>
      </w:r>
      <w:r w:rsidR="00336F3F">
        <w:t xml:space="preserve">. </w:t>
      </w:r>
    </w:p>
    <w:p w14:paraId="08566ECA" w14:textId="021DA96E" w:rsidR="0010257C" w:rsidRPr="0010257C" w:rsidRDefault="002C0AB9" w:rsidP="0010257C">
      <w:pPr>
        <w:pStyle w:val="berschrift3"/>
      </w:pPr>
      <w:r>
        <w:t>MRI preprocessing</w:t>
      </w:r>
      <w:r w:rsidR="002A7E32">
        <w:t xml:space="preserve"> and feature extraction </w:t>
      </w:r>
    </w:p>
    <w:p w14:paraId="40572F96" w14:textId="1503DF61" w:rsidR="000D1CD9" w:rsidRDefault="00FC1336" w:rsidP="00FC1336">
      <w:r>
        <w:t xml:space="preserve">T1-weighted </w:t>
      </w:r>
      <w:r w:rsidR="009F66CF">
        <w:t>images</w:t>
      </w:r>
      <w:r>
        <w:t xml:space="preserve"> were processed using FreeSurfer version 7.</w:t>
      </w:r>
      <w:r w:rsidR="00321525">
        <w:t>4</w:t>
      </w:r>
      <w:r>
        <w:t>.</w:t>
      </w:r>
      <w:r w:rsidR="00321525">
        <w:t>1</w:t>
      </w:r>
      <w:r w:rsidR="007353C5">
        <w:t>, following the standard recon-all pipeline</w:t>
      </w:r>
      <w:r w:rsidR="009F66CF">
        <w:t xml:space="preserve"> </w:t>
      </w:r>
      <w:r w:rsidR="007353C5" w:rsidRPr="007353C5">
        <w:t>(</w:t>
      </w:r>
      <w:hyperlink r:id="rId12" w:tgtFrame="_blank" w:history="1">
        <w:r w:rsidR="007353C5" w:rsidRPr="007353C5">
          <w:t>https://surfer.nmr.mgh.harvard.edu/fswiki/recon-all</w:t>
        </w:r>
      </w:hyperlink>
      <w:r w:rsidR="007353C5" w:rsidRPr="007353C5">
        <w:t>)</w:t>
      </w:r>
      <w:r w:rsidR="00336F3F">
        <w:fldChar w:fldCharType="begin"/>
      </w:r>
      <w:r w:rsidR="00336F3F">
        <w:instrText xml:space="preserve"> ADDIN ZOTERO_ITEM CSL_CITATION {"citationID":"craiPI8J","properties":{"formattedCitation":"\\super 22\\nosupersub{}","plainCitation":"22","noteIndex":0},"citationItems":[{"id":40,"uris":["http://zotero.org/users/16412063/items/94N9V5L8"],"itemData":{"id":40,"type":"article-journal","container-title":"NeuroImage","DOI":"10.1016/j.neuroimage.2012.01.021","ISSN":"10538119","issue":"2","journalAbbreviation":"NeuroImage","language":"en","license":"https://www.elsevier.com/tdm/userlicense/1.0/","page":"774-781","source":"DOI.org (Crossref)","title":"FreeSurfer","volume":"62","author":[{"family":"Fischl","given":"Bruce"}],"issued":{"date-parts":[["2012",8]]}}}],"schema":"https://github.com/citation-style-language/schema/raw/master/csl-citation.json"} </w:instrText>
      </w:r>
      <w:r w:rsidR="00336F3F">
        <w:fldChar w:fldCharType="separate"/>
      </w:r>
      <w:r w:rsidR="00336F3F" w:rsidRPr="001C129E">
        <w:rPr>
          <w:rFonts w:eastAsiaTheme="minorHAnsi"/>
          <w:vertAlign w:val="superscript"/>
          <w:lang w:val="de-DE" w:eastAsia="en-US"/>
        </w:rPr>
        <w:t>22</w:t>
      </w:r>
      <w:r w:rsidR="00336F3F">
        <w:fldChar w:fldCharType="end"/>
      </w:r>
      <w:r>
        <w:t xml:space="preserve">. </w:t>
      </w:r>
      <w:r w:rsidR="00D147D7">
        <w:t xml:space="preserve">This </w:t>
      </w:r>
      <w:r w:rsidR="009F66CF">
        <w:t>included</w:t>
      </w:r>
      <w:r w:rsidR="00D147D7">
        <w:t xml:space="preserve"> </w:t>
      </w:r>
      <w:r w:rsidR="005154E8">
        <w:t>skull stripping, white matter segmentation, surface reconstruction, cortical parcellation</w:t>
      </w:r>
      <w:r w:rsidR="002179DB">
        <w:t>,</w:t>
      </w:r>
      <w:r w:rsidR="005154E8">
        <w:t xml:space="preserve"> and subcortical segmentation.</w:t>
      </w:r>
      <w:r w:rsidR="00CD2D69" w:rsidRPr="00CD2D69">
        <w:rPr>
          <w:noProof/>
        </w:rPr>
        <w:t xml:space="preserve"> </w:t>
      </w:r>
    </w:p>
    <w:p w14:paraId="7F169BEB" w14:textId="1FF4471C" w:rsidR="000D1CD9" w:rsidRDefault="000D1CD9" w:rsidP="00FC1336">
      <w:r w:rsidRPr="000D1CD9">
        <w:t xml:space="preserve">Morphometric features were extracted using </w:t>
      </w:r>
      <w:r w:rsidR="00485B3B">
        <w:t>FreeSurfer’s aparcstats2table (Destrieux parcellation, aparc.a2009s</w:t>
      </w:r>
      <w:r w:rsidR="00587E17">
        <w:fldChar w:fldCharType="begin"/>
      </w:r>
      <w:r w:rsidR="001C129E">
        <w:instrText xml:space="preserve"> ADDIN ZOTERO_ITEM CSL_CITATION {"citationID":"zSwBQKGg","properties":{"formattedCitation":"\\super 23\\nosupersub{}","plainCitation":"23","noteIndex":0},"citationItems":[{"id":41,"uris":["http://zotero.org/users/16412063/items/A7JY36EW"],"itemData":{"id":41,"type":"article-journal","abstract":"Precise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587E17">
        <w:fldChar w:fldCharType="separate"/>
      </w:r>
      <w:r w:rsidR="001C129E" w:rsidRPr="001C129E">
        <w:rPr>
          <w:rFonts w:eastAsiaTheme="minorHAnsi"/>
          <w:vertAlign w:val="superscript"/>
          <w:lang w:val="de-DE" w:eastAsia="en-US"/>
        </w:rPr>
        <w:t>23</w:t>
      </w:r>
      <w:r w:rsidR="00587E17">
        <w:fldChar w:fldCharType="end"/>
      </w:r>
      <w:r w:rsidR="00485B3B">
        <w:t>) and asegstats2</w:t>
      </w:r>
      <w:r w:rsidR="00526F68">
        <w:t>tabl</w:t>
      </w:r>
      <w:r w:rsidR="00485B3B">
        <w:t>e (standard aseg segmentation</w:t>
      </w:r>
      <w:r w:rsidR="0010257C">
        <w:fldChar w:fldCharType="begin"/>
      </w:r>
      <w:r w:rsidR="001C129E">
        <w:instrText xml:space="preserve"> ADDIN ZOTERO_ITEM CSL_CITATION {"citationID":"hRvcBHfL","properties":{"formattedCitation":"\\super 24\\nosupersub{}","plainCitation":"24","noteIndex":0},"citationItems":[{"id":46,"uris":["http://zotero.org/users/16412063/items/BCLZAE32"],"itemData":{"id":46,"type":"article-journal","container-title":"Neuron","DOI":"10.1016/S0896-6273(02)00569-X","ISSN":"0896-6273","issue":"3","journalAbbreviation":"Neuron","language":"English","note":"publisher: Elsevier\nPMID: 11832223","page":"341-355","source":"www.cell.com","title":"Whole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10257C">
        <w:fldChar w:fldCharType="separate"/>
      </w:r>
      <w:r w:rsidR="001C129E" w:rsidRPr="001C129E">
        <w:rPr>
          <w:rFonts w:eastAsiaTheme="minorHAnsi"/>
          <w:vertAlign w:val="superscript"/>
          <w:lang w:val="de-DE" w:eastAsia="en-US"/>
        </w:rPr>
        <w:t>24</w:t>
      </w:r>
      <w:r w:rsidR="0010257C">
        <w:fldChar w:fldCharType="end"/>
      </w:r>
      <w:r w:rsidR="00485B3B">
        <w:t xml:space="preserve">). </w:t>
      </w:r>
      <w:r w:rsidR="007027EF">
        <w:t>In total, 179 structural brain features</w:t>
      </w:r>
      <w:r w:rsidR="009F66CF">
        <w:t xml:space="preserve"> were obtained</w:t>
      </w:r>
      <w:r w:rsidR="00485B3B">
        <w:t xml:space="preserve"> per </w:t>
      </w:r>
      <w:r w:rsidR="00E20E98">
        <w:t>participant</w:t>
      </w:r>
      <w:r w:rsidR="007027EF">
        <w:t xml:space="preserve">: </w:t>
      </w:r>
      <w:r w:rsidRPr="000D1CD9">
        <w:t>14</w:t>
      </w:r>
      <w:r>
        <w:t>4</w:t>
      </w:r>
      <w:r w:rsidRPr="000D1CD9">
        <w:t xml:space="preserve"> cortical </w:t>
      </w:r>
      <w:r w:rsidR="009F66CF">
        <w:t>thickness measures</w:t>
      </w:r>
      <w:r w:rsidRPr="000D1CD9">
        <w:t xml:space="preserve"> </w:t>
      </w:r>
      <w:r>
        <w:t xml:space="preserve">(72 per hemisphere) </w:t>
      </w:r>
      <w:r w:rsidRPr="000D1CD9">
        <w:t>and 35 subcortical volume</w:t>
      </w:r>
      <w:r w:rsidR="009F66CF">
        <w:t>s</w:t>
      </w:r>
      <w:r w:rsidRPr="000D1CD9">
        <w:t>.</w:t>
      </w:r>
    </w:p>
    <w:p w14:paraId="29BCDFA5" w14:textId="10009F35" w:rsidR="00485B3B" w:rsidRDefault="00485B3B" w:rsidP="009F66CF">
      <w:pPr>
        <w:pStyle w:val="berschrift3"/>
      </w:pPr>
      <w:r>
        <w:t xml:space="preserve">Quality assurance </w:t>
      </w:r>
    </w:p>
    <w:p w14:paraId="21437240" w14:textId="72F212F2" w:rsidR="00757CF5" w:rsidRPr="007903D6" w:rsidRDefault="00163D3C" w:rsidP="001D4534">
      <w:pPr>
        <w:rPr>
          <w:rFonts w:ascii="Helvetica" w:hAnsi="Helvetica" w:cs="Helvetica"/>
          <w:lang w:val="de-DE"/>
        </w:rPr>
      </w:pPr>
      <w:r>
        <w:t xml:space="preserve">Quality </w:t>
      </w:r>
      <w:r w:rsidRPr="001D4534">
        <w:t>control was performed using the ENIGMA Quality Assurance (QA) pipeline</w:t>
      </w:r>
      <w:r w:rsidR="003262F7">
        <w:t xml:space="preserve"> (</w:t>
      </w:r>
      <w:r w:rsidR="003262F7" w:rsidRPr="001D4534">
        <w:t xml:space="preserve">protocol availabe </w:t>
      </w:r>
      <w:hyperlink r:id="rId13" w:history="1">
        <w:r w:rsidR="003262F7" w:rsidRPr="0050650A">
          <w:rPr>
            <w:rStyle w:val="Hyperlink"/>
          </w:rPr>
          <w:t>https://enigma.ini.usc.edu</w:t>
        </w:r>
      </w:hyperlink>
      <w:r w:rsidR="003262F7">
        <w:t>), consisting of</w:t>
      </w:r>
      <w:r w:rsidR="008F660D">
        <w:fldChar w:fldCharType="begin"/>
      </w:r>
      <w:r w:rsidR="008F660D">
        <w:instrText xml:space="preserve"> ADDIN ZOTERO_ITEM CSL_CITATION {"citationID":"dqcTNiYW","properties":{"formattedCitation":"\\super 25\\nosupersub{}","plainCitation":"25","noteIndex":0},"citationItems":[{"id":52,"uris":["http://zotero.org/users/16412063/items/TQZMBEI9"],"itemData":{"id":52,"type":"article-journal","abstract":"The Enhancing NeuroImaging Genetics through Meta-Analysis (ENIGMA) Consortium is a collaborative network of researchers working together on a range of large-scale studies that integrate data from 70 institutions worldwide. Organized into Working Groups that tackle questions in neuroscience, genetics, and medicine, ENIGMA studies have analyzed neuroimaging data from over 12,826 subjects. In addition, data from 12,171 individuals were provided by the CHARGE consortium for replication of findings, in a total of 24,997 subjects. By meta-analyzing results from many sites, ENIGMA has detected factors that affect the brain that no individual site could detect on its own, and that require larger numbers of subjects than any individual neuroimaging study has currently collected. ENIGMA’s first project was a genome-wide association study identifying common variants in the genome associated with hippocampal volume or intracranial volume. Continuing work is exploring genetic associations with subcortical volumes (ENIGMA2) and white matter microstructure (ENIGMA-DTI). Working groups also focus on understanding how schizophrenia, bipolar illness, major depression and attention deficit/hyperactivity disorder (ADHD) affect the brain. We review the current progress of the ENIGMA Consortium, along with challenges and unexpected discoveries made on the way.","container-title":"Brain Imaging and Behavior","DOI":"10.1007/s11682-013-9269-5","ISSN":"1931-7565","issue":"2","journalAbbreviation":"Brain Imaging and Behavior","language":"en","page":"153-182","source":"Springer Link","title":"The ENIGMA Consortium: large-scale collaborative analyses of neuroimaging and genetic data","title-short":"The ENIGMA Consortium","volume":"8","author":[{"family":"Thompson","given":"Paul M."},{"family":"Stein","given":"Jason L."},{"family":"Medland","given":"Sarah E."},{"family":"Hibar","given":"Derrek P."},{"family":"Vasquez","given":"Alejandro Arias"},{"family":"Renteria","given":"Miguel E."},{"family":"Toro","given":"Roberto"},{"family":"Jahanshad","given":"Neda"},{"family":"Schumann","given":"Gunter"},{"family":"Franke","given":"Barbara"},{"family":"Wright","given":"Margaret J."},{"family":"Martin","given":"Nicholas G."},{"family":"Agartz","given":"Ingrid"},{"family":"Alda","given":"Martin"},{"family":"Alhusaini","given":"Saud"},{"family":"Almasy","given":"Laura"},{"family":"Almeida","given":"Jorge"},{"family":"Alpert","given":"Kathryn"},{"family":"Andreasen","given":"Nancy C."},{"family":"Andreassen","given":"Ole A."},{"family":"Apostolova","given":"Liana G."},{"family":"Appel","given":"Katja"},{"family":"Armstrong","given":"Nicola J."},{"family":"Aribisala","given":"Benjamin"},{"family":"Bastin","given":"Mark E."},{"family":"Bauer","given":"Michael"},{"family":"Bearden","given":"Carrie E."},{"family":"Bergmann","given":"Ørjan"},{"family":"Binder","given":"Elisabeth B."},{"family":"Blangero","given":"John"},{"family":"Bockholt","given":"Henry J."},{"family":"Bøen","given":"Erlend"},{"family":"Bois","given":"Catherine"},{"family":"Boomsma","given":"Dorret I."},{"family":"Booth","given":"Tom"},{"family":"Bowman","given":"Ian J."},{"family":"Bralten","given":"Janita"},{"family":"Brouwer","given":"Rachel M."},{"family":"Brunner","given":"Han G."},{"family":"Brohawn","given":"David G."},{"family":"Buckner","given":"Randy L."},{"family":"Buitelaar","given":"Jan"},{"family":"Bulayeva","given":"Kazima"},{"family":"Bustillo","given":"Juan R."},{"family":"Calhoun","given":"Vince D."},{"family":"Cannon","given":"Dara M."},{"family":"Cantor","given":"Rita M."},{"family":"Carless","given":"Melanie A."},{"family":"Caseras","given":"Xavier"},{"family":"Cavalleri","given":"Gianpiero L."},{"family":"Chakravarty","given":"M. Mallar"},{"family":"Chang","given":"Kiki D."},{"family":"Ching","given":"Christopher R. K."},{"family":"Christoforou","given":"Andrea"},{"family":"Cichon","given":"Sven"},{"family":"Clark","given":"Vincent P."},{"family":"Conrod","given":"Patricia"},{"family":"Coppola","given":"Giovanni"},{"family":"Crespo-Facorro","given":"Benedicto"},{"family":"Curran","given":"Joanne E."},{"family":"Czisch","given":"Michael"},{"family":"Deary","given":"Ian J."},{"family":"Geus","given":"Eco J. C.","non-dropping-particle":"de"},{"family":"Braber","given":"Anouk","non-dropping-particle":"den"},{"family":"Delvecchio","given":"Giuseppe"},{"family":"Depondt","given":"Chantal"},{"family":"Haan","given":"Lieuwe","non-dropping-particle":"de"},{"family":"Zubicaray","given":"Greig I.","non-dropping-particle":"de"},{"family":"Dima","given":"Danai"},{"family":"Dimitrova","given":"Rali"},{"family":"Djurovic","given":"Srdjan"},{"family":"Dong","given":"Hongwei"},{"family":"Donohoe","given":"Gary"},{"family":"Duggirala","given":"Ravindranath"},{"family":"Dyer","given":"Thomas D."},{"family":"Ehrlich","given":"Stefan"},{"family":"Ekman","given":"Carl Johan"},{"family":"Elvsåshagen","given":"Torbjørn"},{"family":"Emsell","given":"Louise"},{"family":"Erk","given":"Susanne"},{"family":"Espeseth","given":"Thomas"},{"family":"Fagerness","given":"Jesen"},{"family":"Fears","given":"Scott"},{"family":"Fedko","given":"Iryna"},{"family":"Fernández","given":"Guillén"},{"family":"Fisher","given":"Simon E."},{"family":"Foroud","given":"Tatiana"},{"family":"Fox","given":"Peter T."},{"family":"Francks","given":"Clyde"},{"family":"Frangou","given":"Sophia"},{"family":"Frey","given":"Eva Maria"},{"family":"Frodl","given":"Thomas"},{"family":"Frouin","given":"Vincent"},{"family":"Garavan","given":"Hugh"},{"family":"Giddaluru","given":"Sudheer"},{"family":"Glahn","given":"David C."},{"family":"Godlewska","given":"Beata"},{"family":"Goldstein","given":"Rita Z."},{"family":"Gollub","given":"Randy L."},{"family":"Grabe","given":"Hans J."},{"family":"Grimm","given":"Oliver"},{"family":"Gruber","given":"Oliver"},{"family":"Guadalupe","given":"Tulio"},{"family":"Gur","given":"Raquel E."},{"family":"Gur","given":"Ruben C."},{"family":"Göring","given":"Harald H. H."},{"family":"Hagenaars","given":"Saskia"},{"family":"Hajek","given":"Tomas"},{"family":"Hall","given":"Geoffrey B."},{"family":"Hall","given":"Jeremy"},{"family":"Hardy","given":"John"},{"family":"Hartman","given":"Catharina A."},{"family":"Hass","given":"Johanna"},{"family":"Hatton","given":"Sean N."},{"family":"Haukvik","given":"Unn K."},{"family":"Hegenscheid","given":"Katrin"},{"family":"Heinz","given":"Andreas"},{"family":"Hickie","given":"Ian B."},{"family":"Ho","given":"Beng-Choon"},{"family":"Hoehn","given":"David"},{"family":"Hoekstra","given":"Pieter J."},{"family":"Hollinshead","given":"Marisa"},{"family":"Holmes","given":"Avram J."},{"family":"Homuth","given":"Georg"},{"family":"Hoogman","given":"Martine"},{"family":"Hong","given":"L. Elliot"},{"family":"Hosten","given":"Norbert"},{"family":"Hottenga","given":"Jouke-Jan"},{"family":"Hulshoff Pol","given":"Hilleke E."},{"family":"Hwang","given":"Kristy S."},{"family":"Jack","given":"Clifford R."},{"family":"Jenkinson","given":"Mark"},{"family":"Johnston","given":"Caroline"},{"family":"Jönsson","given":"Erik G."},{"family":"Kahn","given":"René S."},{"family":"Kasperaviciute","given":"Dalia"},{"family":"Kelly","given":"Sinead"},{"family":"Kim","given":"Sungeun"},{"family":"Kochunov","given":"Peter"},{"family":"Koenders","given":"Laura"},{"family":"Krämer","given":"Bernd"},{"family":"Kwok","given":"John B. J."},{"family":"Lagopoulos","given":"Jim"},{"family":"Laje","given":"Gonzalo"},{"family":"Landen","given":"Mikael"},{"family":"Landman","given":"Bennett A."},{"family":"Lauriello","given":"John"},{"family":"Lawrie","given":"Stephen M."},{"family":"Lee","given":"Phil H."},{"family":"Le Hellard","given":"Stephanie"},{"family":"Lemaître","given":"Herve"},{"family":"Leonardo","given":"Cassandra D."},{"family":"Li","given":"Chiang-shan"},{"family":"Liberg","given":"Benny"},{"family":"Liewald","given":"David C."},{"family":"Liu","given":"Xinmin"},{"family":"Lopez","given":"Lorna M."},{"family":"Loth","given":"Eva"},{"family":"Lourdusamy","given":"Anbarasu"},{"family":"Luciano","given":"Michelle"},{"family":"Macciardi","given":"Fabio"},{"family":"Machielsen","given":"Marise W. J."},{"family":"MacQueen","given":"Glenda M."},{"family":"Malt","given":"Ulrik F."},{"family":"Mandl","given":"René"},{"family":"Manoach","given":"Dara S."},{"family":"Martinot","given":"Jean-Luc"},{"family":"Matarin","given":"Mar"},{"family":"Mather","given":"Karen A."},{"family":"Mattheisen","given":"Manuel"},{"family":"Mattingsdal","given":"Morten"},{"family":"Meyer-Lindenberg","given":"Andreas"},{"family":"McDonald","given":"Colm"},{"family":"McIntosh","given":"Andrew M."},{"family":"McMahon","given":"Francis J."},{"family":"McMahon","given":"Katie L."},{"family":"Meisenzahl","given":"Eva"},{"family":"Melle","given":"Ingrid"},{"family":"Milaneschi","given":"Yuri"},{"family":"Mohnke","given":"Sebastian"},{"family":"Montgomery","given":"Grant W."},{"family":"Morris","given":"Derek W."},{"family":"Moses","given":"Eric K."},{"family":"Mueller","given":"Bryon A."},{"family":"Muñoz Maniega","given":"Susana"},{"family":"Mühleisen","given":"Thomas W."},{"family":"Müller-Myhsok","given":"Bertram"},{"family":"Mwangi","given":"Benson"},{"family":"Nauck","given":"Matthias"},{"family":"Nho","given":"Kwangsik"},{"family":"Nichols","given":"Thomas E."},{"family":"Nilsson","given":"Lars-Göran"},{"family":"Nugent","given":"Allison C."},{"family":"Nyberg","given":"Lars"},{"family":"Olvera","given":"Rene L."},{"family":"Oosterlaan","given":"Jaap"},{"family":"Ophoff","given":"Roel A."},{"family":"Pandolfo","given":"Massimo"},{"family":"Papalampropoulou-Tsiridou","given":"Melina"},{"family":"Papmeyer","given":"Martina"},{"family":"Paus","given":"Tomas"},{"family":"Pausova","given":"Zdenka"},{"family":"Pearlson","given":"Godfrey D."},{"family":"Penninx","given":"Brenda W."},{"family":"Peterson","given":"Charles P."},{"family":"Pfennig","given":"Andrea"},{"family":"Phillips","given":"Mary"},{"family":"Pike","given":"G. Bruce"},{"family":"Poline","given":"Jean-Baptiste"},{"family":"Potkin","given":"Steven G."},{"family":"Pütz","given":"Benno"},{"family":"Ramasamy","given":"Adaikalavan"},{"family":"Rasmussen","given":"Jerod"},{"family":"Rietschel","given":"Marcella"},{"family":"Rijpkema","given":"Mark"},{"family":"Risacher","given":"Shannon L."},{"family":"Roffman","given":"Joshua L."},{"family":"Roiz-Santiañez","given":"Roberto"},{"family":"Romanczuk-Seiferth","given":"Nina"},{"family":"Rose","given":"Emma J."},{"family":"Royle","given":"Natalie A."},{"family":"Rujescu","given":"Dan"},{"family":"Ryten","given":"Mina"},{"family":"Sachdev","given":"Perminder S."},{"family":"Salami","given":"Alireza"},{"family":"Satterthwaite","given":"Theodore D."},{"family":"Savitz","given":"Jonathan"},{"family":"Saykin","given":"Andrew J."},{"family":"Scanlon","given":"Cathy"},{"family":"Schmaal","given":"Lianne"},{"family":"Schnack","given":"Hugo G."},{"family":"Schork","given":"Andrew J."},{"family":"Schulz","given":"S. Charles"},{"family":"Schür","given":"Remmelt"},{"family":"Seidman","given":"Larry"},{"family":"Shen","given":"Li"},{"family":"Shoemaker","given":"Jody M."},{"family":"Simmons","given":"Andrew"},{"family":"Sisodiya","given":"Sanjay M."},{"family":"Smith","given":"Colin"},{"family":"Smoller","given":"Jordan W."},{"family":"Soares","given":"Jair C."},{"family":"Sponheim","given":"Scott R."},{"family":"Sprooten","given":"Emma"},{"family":"Starr","given":"John M."},{"family":"Steen","given":"Vidar M."},{"family":"Strakowski","given":"Stephen"},{"family":"Strike","given":"Lachlan"},{"family":"Sussmann","given":"Jessika"},{"family":"Sämann","given":"Philipp G."},{"family":"Teumer","given":"Alexander"},{"family":"Toga","given":"Arthur W."},{"family":"Tordesillas-Gutierrez","given":"Diana"},{"family":"Trabzuni","given":"Daniah"},{"family":"Trost","given":"Sarah"},{"family":"Turner","given":"Jessica"},{"family":"Van den Heuvel","given":"Martijn"},{"family":"Wee","given":"Nic J.","non-dropping-particle":"van der"},{"family":"Eijk","given":"Kristel","non-dropping-particle":"van"},{"family":"Erp","given":"Theo G. M.","non-dropping-particle":"van"},{"family":"Haren","given":"Neeltje E. M.","non-dropping-particle":"van"},{"family":"‘t Ent","given":"Dennis","non-dropping-particle":"van"},{"family":"Tol","given":"Marie-Jose","non-dropping-particle":"van"},{"family":"Valdés Hernández","given":"Maria C."},{"family":"Veltman","given":"Dick J."},{"family":"Versace","given":"Amelia"},{"family":"Völzke","given":"Henry"},{"family":"Walker","given":"Robert"},{"family":"Walter","given":"Henrik"},{"family":"Wang","given":"Lei"},{"family":"Wardlaw","given":"Joanna M."},{"family":"Weale","given":"Michael E."},{"family":"Weiner","given":"Michael W."},{"family":"Wen","given":"Wei"},{"family":"Westlye","given":"Lars T."},{"family":"Whalley","given":"Heather C."},{"family":"Whelan","given":"Christopher D."},{"family":"White","given":"Tonya"},{"family":"Winkler","given":"Anderson M."},{"family":"Wittfeld","given":"Katharina"},{"family":"Woldehawariat","given":"Girma"},{"family":"Wolf","given":"Christiane"},{"family":"Zilles","given":"David"},{"family":"Zwiers","given":"Marcel P."},{"family":"Thalamuthu","given":"Anbupalam"},{"family":"Schofield","given":"Peter R."},{"family":"Freimer","given":"Nelson B."},{"family":"Lawrence","given":"Natalia S."},{"family":"Drevets","given":"Wayne"},{"family":"Alzheimer’s Disease Neuroimaging Initiative","given":"EPIGEN Consortium","non-dropping-particle":"the","suffix":"IMAGEN Consortium, Saguenay Youth Study (SYS) Group"}],"issued":{"date-parts":[["2014",6,1]]}}}],"schema":"https://github.com/citation-style-language/schema/raw/master/csl-citation.json"} </w:instrText>
      </w:r>
      <w:r w:rsidR="008F660D">
        <w:fldChar w:fldCharType="separate"/>
      </w:r>
      <w:r w:rsidR="008F660D" w:rsidRPr="008F660D">
        <w:rPr>
          <w:rFonts w:eastAsiaTheme="minorHAnsi"/>
          <w:vertAlign w:val="superscript"/>
          <w:lang w:val="de-DE" w:eastAsia="en-US"/>
        </w:rPr>
        <w:t>25</w:t>
      </w:r>
      <w:r w:rsidR="008F660D">
        <w:fldChar w:fldCharType="end"/>
      </w:r>
      <w:r w:rsidR="00757CF5">
        <w:t xml:space="preserve">: </w:t>
      </w:r>
    </w:p>
    <w:p w14:paraId="4CD37CAB" w14:textId="6DE9F468" w:rsidR="00757CF5" w:rsidRDefault="00757CF5" w:rsidP="00163D3C">
      <w:pPr>
        <w:pStyle w:val="Listenabsatz"/>
        <w:numPr>
          <w:ilvl w:val="0"/>
          <w:numId w:val="20"/>
        </w:numPr>
      </w:pPr>
      <w:r>
        <w:t>E</w:t>
      </w:r>
      <w:r w:rsidR="00163D3C">
        <w:t>xtraction of subcortical volumes</w:t>
      </w:r>
    </w:p>
    <w:p w14:paraId="1A77F488" w14:textId="4467ABA4" w:rsidR="00757CF5" w:rsidRDefault="00757CF5" w:rsidP="00163D3C">
      <w:pPr>
        <w:pStyle w:val="Listenabsatz"/>
        <w:numPr>
          <w:ilvl w:val="0"/>
          <w:numId w:val="20"/>
        </w:numPr>
      </w:pPr>
      <w:r>
        <w:t>E</w:t>
      </w:r>
      <w:r w:rsidR="00163D3C">
        <w:t xml:space="preserve">xtraction of cortical thickness and surface area metrics </w:t>
      </w:r>
    </w:p>
    <w:p w14:paraId="05AD1385" w14:textId="5A81CB4A" w:rsidR="00757CF5" w:rsidRDefault="00757CF5" w:rsidP="00757CF5">
      <w:pPr>
        <w:pStyle w:val="Listenabsatz"/>
        <w:numPr>
          <w:ilvl w:val="0"/>
          <w:numId w:val="20"/>
        </w:numPr>
        <w:ind w:left="426" w:hanging="66"/>
      </w:pPr>
      <w:r>
        <w:t>V</w:t>
      </w:r>
      <w:r w:rsidR="00163D3C">
        <w:t>isualization of subcortical segmentations with HTML reporting</w:t>
      </w:r>
    </w:p>
    <w:p w14:paraId="121EFEDB" w14:textId="5BF3D354" w:rsidR="00757CF5" w:rsidRDefault="00757CF5" w:rsidP="00163D3C">
      <w:pPr>
        <w:pStyle w:val="Listenabsatz"/>
        <w:numPr>
          <w:ilvl w:val="0"/>
          <w:numId w:val="20"/>
        </w:numPr>
      </w:pPr>
      <w:r>
        <w:t>I</w:t>
      </w:r>
      <w:r w:rsidR="00163D3C">
        <w:t>nternal cortical parcellation inspection with report generation</w:t>
      </w:r>
    </w:p>
    <w:p w14:paraId="5265928A" w14:textId="5FE744EC" w:rsidR="00163D3C" w:rsidRDefault="00757CF5" w:rsidP="00163D3C">
      <w:pPr>
        <w:pStyle w:val="Listenabsatz"/>
        <w:numPr>
          <w:ilvl w:val="0"/>
          <w:numId w:val="20"/>
        </w:numPr>
      </w:pPr>
      <w:r>
        <w:t>E</w:t>
      </w:r>
      <w:r w:rsidR="00163D3C">
        <w:t>xternal cortical surface inspection and reporting</w:t>
      </w:r>
    </w:p>
    <w:p w14:paraId="1326E6D4" w14:textId="4F4E339F" w:rsidR="00ED0933" w:rsidRDefault="00163D3C" w:rsidP="002C0AB9">
      <w:r>
        <w:t>Visual inspection of all segmentations was carried out following the ENIGMA Cortical Quality Control Protocol version 2.0</w:t>
      </w:r>
      <w:r w:rsidR="007903D6">
        <w:t xml:space="preserve"> </w:t>
      </w:r>
      <w:r w:rsidR="003262F7">
        <w:t xml:space="preserve">(protocol available </w:t>
      </w:r>
      <w:hyperlink r:id="rId14" w:history="1">
        <w:r w:rsidR="003262F7" w:rsidRPr="002A7F67">
          <w:rPr>
            <w:rStyle w:val="Hyperlink"/>
          </w:rPr>
          <w:t>https://enigma.ini.usc.edu/protocols/imaging-protocols/</w:t>
        </w:r>
      </w:hyperlink>
      <w:r w:rsidR="003262F7">
        <w:t>)</w:t>
      </w:r>
      <w:r w:rsidR="003262F7">
        <w:fldChar w:fldCharType="begin"/>
      </w:r>
      <w:r w:rsidR="003262F7">
        <w:instrText xml:space="preserve"> ADDIN ZOTERO_ITEM CSL_CITATION {"citationID":"gytYZMVH","properties":{"formattedCitation":"\\super 25\\nosupersub{}","plainCitation":"25","noteIndex":0},"citationItems":[{"id":52,"uris":["http://zotero.org/users/16412063/items/TQZMBEI9"],"itemData":{"id":52,"type":"article-journal","abstract":"The Enhancing NeuroImaging Genetics through Meta-Analysis (ENIGMA) Consortium is a collaborative network of researchers working together on a range of large-scale studies that integrate data from 70 institutions worldwide. Organized into Working Groups that tackle questions in neuroscience, genetics, and medicine, ENIGMA studies have analyzed neuroimaging data from over 12,826 subjects. In addition, data from 12,171 individuals were provided by the CHARGE consortium for replication of findings, in a total of 24,997 subjects. By meta-analyzing results from many sites, ENIGMA has detected factors that affect the brain that no individual site could detect on its own, and that require larger numbers of subjects than any individual neuroimaging study has currently collected. ENIGMA’s first project was a genome-wide association study identifying common variants in the genome associated with hippocampal volume or intracranial volume. Continuing work is exploring genetic associations with subcortical volumes (ENIGMA2) and white matter microstructure (ENIGMA-DTI). Working groups also focus on understanding how schizophrenia, bipolar illness, major depression and attention deficit/hyperactivity disorder (ADHD) affect the brain. We review the current progress of the ENIGMA Consortium, along with challenges and unexpected discoveries made on the way.","container-title":"Brain Imaging and Behavior","DOI":"10.1007/s11682-013-9269-5","ISSN":"1931-7565","issue":"2","journalAbbreviation":"Brain Imaging and Behavior","language":"en","page":"153-182","source":"Springer Link","title":"The ENIGMA Consortium: large-scale collaborative analyses of neuroimaging and genetic data","title-short":"The ENIGMA Consortium","volume":"8","author":[{"family":"Thompson","given":"Paul M."},{"family":"Stein","given":"Jason L."},{"family":"Medland","given":"Sarah E."},{"family":"Hibar","given":"Derrek P."},{"family":"Vasquez","given":"Alejandro Arias"},{"family":"Renteria","given":"Miguel E."},{"family":"Toro","given":"Roberto"},{"family":"Jahanshad","given":"Neda"},{"family":"Schumann","given":"Gunter"},{"family":"Franke","given":"Barbara"},{"family":"Wright","given":"Margaret J."},{"family":"Martin","given":"Nicholas G."},{"family":"Agartz","given":"Ingrid"},{"family":"Alda","given":"Martin"},{"family":"Alhusaini","given":"Saud"},{"family":"Almasy","given":"Laura"},{"family":"Almeida","given":"Jorge"},{"family":"Alpert","given":"Kathryn"},{"family":"Andreasen","given":"Nancy C."},{"family":"Andreassen","given":"Ole A."},{"family":"Apostolova","given":"Liana G."},{"family":"Appel","given":"Katja"},{"family":"Armstrong","given":"Nicola J."},{"family":"Aribisala","given":"Benjamin"},{"family":"Bastin","given":"Mark E."},{"family":"Bauer","given":"Michael"},{"family":"Bearden","given":"Carrie E."},{"family":"Bergmann","given":"Ørjan"},{"family":"Binder","given":"Elisabeth B."},{"family":"Blangero","given":"John"},{"family":"Bockholt","given":"Henry J."},{"family":"Bøen","given":"Erlend"},{"family":"Bois","given":"Catherine"},{"family":"Boomsma","given":"Dorret I."},{"family":"Booth","given":"Tom"},{"family":"Bowman","given":"Ian J."},{"family":"Bralten","given":"Janita"},{"family":"Brouwer","given":"Rachel M."},{"family":"Brunner","given":"Han G."},{"family":"Brohawn","given":"David G."},{"family":"Buckner","given":"Randy L."},{"family":"Buitelaar","given":"Jan"},{"family":"Bulayeva","given":"Kazima"},{"family":"Bustillo","given":"Juan R."},{"family":"Calhoun","given":"Vince D."},{"family":"Cannon","given":"Dara M."},{"family":"Cantor","given":"Rita M."},{"family":"Carless","given":"Melanie A."},{"family":"Caseras","given":"Xavier"},{"family":"Cavalleri","given":"Gianpiero L."},{"family":"Chakravarty","given":"M. Mallar"},{"family":"Chang","given":"Kiki D."},{"family":"Ching","given":"Christopher R. K."},{"family":"Christoforou","given":"Andrea"},{"family":"Cichon","given":"Sven"},{"family":"Clark","given":"Vincent P."},{"family":"Conrod","given":"Patricia"},{"family":"Coppola","given":"Giovanni"},{"family":"Crespo-Facorro","given":"Benedicto"},{"family":"Curran","given":"Joanne E."},{"family":"Czisch","given":"Michael"},{"family":"Deary","given":"Ian J."},{"family":"Geus","given":"Eco J. C.","non-dropping-particle":"de"},{"family":"Braber","given":"Anouk","non-dropping-particle":"den"},{"family":"Delvecchio","given":"Giuseppe"},{"family":"Depondt","given":"Chantal"},{"family":"Haan","given":"Lieuwe","non-dropping-particle":"de"},{"family":"Zubicaray","given":"Greig I.","non-dropping-particle":"de"},{"family":"Dima","given":"Danai"},{"family":"Dimitrova","given":"Rali"},{"family":"Djurovic","given":"Srdjan"},{"family":"Dong","given":"Hongwei"},{"family":"Donohoe","given":"Gary"},{"family":"Duggirala","given":"Ravindranath"},{"family":"Dyer","given":"Thomas D."},{"family":"Ehrlich","given":"Stefan"},{"family":"Ekman","given":"Carl Johan"},{"family":"Elvsåshagen","given":"Torbjørn"},{"family":"Emsell","given":"Louise"},{"family":"Erk","given":"Susanne"},{"family":"Espeseth","given":"Thomas"},{"family":"Fagerness","given":"Jesen"},{"family":"Fears","given":"Scott"},{"family":"Fedko","given":"Iryna"},{"family":"Fernández","given":"Guillén"},{"family":"Fisher","given":"Simon E."},{"family":"Foroud","given":"Tatiana"},{"family":"Fox","given":"Peter T."},{"family":"Francks","given":"Clyde"},{"family":"Frangou","given":"Sophia"},{"family":"Frey","given":"Eva Maria"},{"family":"Frodl","given":"Thomas"},{"family":"Frouin","given":"Vincent"},{"family":"Garavan","given":"Hugh"},{"family":"Giddaluru","given":"Sudheer"},{"family":"Glahn","given":"David C."},{"family":"Godlewska","given":"Beata"},{"family":"Goldstein","given":"Rita Z."},{"family":"Gollub","given":"Randy L."},{"family":"Grabe","given":"Hans J."},{"family":"Grimm","given":"Oliver"},{"family":"Gruber","given":"Oliver"},{"family":"Guadalupe","given":"Tulio"},{"family":"Gur","given":"Raquel E."},{"family":"Gur","given":"Ruben C."},{"family":"Göring","given":"Harald H. H."},{"family":"Hagenaars","given":"Saskia"},{"family":"Hajek","given":"Tomas"},{"family":"Hall","given":"Geoffrey B."},{"family":"Hall","given":"Jeremy"},{"family":"Hardy","given":"John"},{"family":"Hartman","given":"Catharina A."},{"family":"Hass","given":"Johanna"},{"family":"Hatton","given":"Sean N."},{"family":"Haukvik","given":"Unn K."},{"family":"Hegenscheid","given":"Katrin"},{"family":"Heinz","given":"Andreas"},{"family":"Hickie","given":"Ian B."},{"family":"Ho","given":"Beng-Choon"},{"family":"Hoehn","given":"David"},{"family":"Hoekstra","given":"Pieter J."},{"family":"Hollinshead","given":"Marisa"},{"family":"Holmes","given":"Avram J."},{"family":"Homuth","given":"Georg"},{"family":"Hoogman","given":"Martine"},{"family":"Hong","given":"L. Elliot"},{"family":"Hosten","given":"Norbert"},{"family":"Hottenga","given":"Jouke-Jan"},{"family":"Hulshoff Pol","given":"Hilleke E."},{"family":"Hwang","given":"Kristy S."},{"family":"Jack","given":"Clifford R."},{"family":"Jenkinson","given":"Mark"},{"family":"Johnston","given":"Caroline"},{"family":"Jönsson","given":"Erik G."},{"family":"Kahn","given":"René S."},{"family":"Kasperaviciute","given":"Dalia"},{"family":"Kelly","given":"Sinead"},{"family":"Kim","given":"Sungeun"},{"family":"Kochunov","given":"Peter"},{"family":"Koenders","given":"Laura"},{"family":"Krämer","given":"Bernd"},{"family":"Kwok","given":"John B. J."},{"family":"Lagopoulos","given":"Jim"},{"family":"Laje","given":"Gonzalo"},{"family":"Landen","given":"Mikael"},{"family":"Landman","given":"Bennett A."},{"family":"Lauriello","given":"John"},{"family":"Lawrie","given":"Stephen M."},{"family":"Lee","given":"Phil H."},{"family":"Le Hellard","given":"Stephanie"},{"family":"Lemaître","given":"Herve"},{"family":"Leonardo","given":"Cassandra D."},{"family":"Li","given":"Chiang-shan"},{"family":"Liberg","given":"Benny"},{"family":"Liewald","given":"David C."},{"family":"Liu","given":"Xinmin"},{"family":"Lopez","given":"Lorna M."},{"family":"Loth","given":"Eva"},{"family":"Lourdusamy","given":"Anbarasu"},{"family":"Luciano","given":"Michelle"},{"family":"Macciardi","given":"Fabio"},{"family":"Machielsen","given":"Marise W. J."},{"family":"MacQueen","given":"Glenda M."},{"family":"Malt","given":"Ulrik F."},{"family":"Mandl","given":"René"},{"family":"Manoach","given":"Dara S."},{"family":"Martinot","given":"Jean-Luc"},{"family":"Matarin","given":"Mar"},{"family":"Mather","given":"Karen A."},{"family":"Mattheisen","given":"Manuel"},{"family":"Mattingsdal","given":"Morten"},{"family":"Meyer-Lindenberg","given":"Andreas"},{"family":"McDonald","given":"Colm"},{"family":"McIntosh","given":"Andrew M."},{"family":"McMahon","given":"Francis J."},{"family":"McMahon","given":"Katie L."},{"family":"Meisenzahl","given":"Eva"},{"family":"Melle","given":"Ingrid"},{"family":"Milaneschi","given":"Yuri"},{"family":"Mohnke","given":"Sebastian"},{"family":"Montgomery","given":"Grant W."},{"family":"Morris","given":"Derek W."},{"family":"Moses","given":"Eric K."},{"family":"Mueller","given":"Bryon A."},{"family":"Muñoz Maniega","given":"Susana"},{"family":"Mühleisen","given":"Thomas W."},{"family":"Müller-Myhsok","given":"Bertram"},{"family":"Mwangi","given":"Benson"},{"family":"Nauck","given":"Matthias"},{"family":"Nho","given":"Kwangsik"},{"family":"Nichols","given":"Thomas E."},{"family":"Nilsson","given":"Lars-Göran"},{"family":"Nugent","given":"Allison C."},{"family":"Nyberg","given":"Lars"},{"family":"Olvera","given":"Rene L."},{"family":"Oosterlaan","given":"Jaap"},{"family":"Ophoff","given":"Roel A."},{"family":"Pandolfo","given":"Massimo"},{"family":"Papalampropoulou-Tsiridou","given":"Melina"},{"family":"Papmeyer","given":"Martina"},{"family":"Paus","given":"Tomas"},{"family":"Pausova","given":"Zdenka"},{"family":"Pearlson","given":"Godfrey D."},{"family":"Penninx","given":"Brenda W."},{"family":"Peterson","given":"Charles P."},{"family":"Pfennig","given":"Andrea"},{"family":"Phillips","given":"Mary"},{"family":"Pike","given":"G. Bruce"},{"family":"Poline","given":"Jean-Baptiste"},{"family":"Potkin","given":"Steven G."},{"family":"Pütz","given":"Benno"},{"family":"Ramasamy","given":"Adaikalavan"},{"family":"Rasmussen","given":"Jerod"},{"family":"Rietschel","given":"Marcella"},{"family":"Rijpkema","given":"Mark"},{"family":"Risacher","given":"Shannon L."},{"family":"Roffman","given":"Joshua L."},{"family":"Roiz-Santiañez","given":"Roberto"},{"family":"Romanczuk-Seiferth","given":"Nina"},{"family":"Rose","given":"Emma J."},{"family":"Royle","given":"Natalie A."},{"family":"Rujescu","given":"Dan"},{"family":"Ryten","given":"Mina"},{"family":"Sachdev","given":"Perminder S."},{"family":"Salami","given":"Alireza"},{"family":"Satterthwaite","given":"Theodore D."},{"family":"Savitz","given":"Jonathan"},{"family":"Saykin","given":"Andrew J."},{"family":"Scanlon","given":"Cathy"},{"family":"Schmaal","given":"Lianne"},{"family":"Schnack","given":"Hugo G."},{"family":"Schork","given":"Andrew J."},{"family":"Schulz","given":"S. Charles"},{"family":"Schür","given":"Remmelt"},{"family":"Seidman","given":"Larry"},{"family":"Shen","given":"Li"},{"family":"Shoemaker","given":"Jody M."},{"family":"Simmons","given":"Andrew"},{"family":"Sisodiya","given":"Sanjay M."},{"family":"Smith","given":"Colin"},{"family":"Smoller","given":"Jordan W."},{"family":"Soares","given":"Jair C."},{"family":"Sponheim","given":"Scott R."},{"family":"Sprooten","given":"Emma"},{"family":"Starr","given":"John M."},{"family":"Steen","given":"Vidar M."},{"family":"Strakowski","given":"Stephen"},{"family":"Strike","given":"Lachlan"},{"family":"Sussmann","given":"Jessika"},{"family":"Sämann","given":"Philipp G."},{"family":"Teumer","given":"Alexander"},{"family":"Toga","given":"Arthur W."},{"family":"Tordesillas-Gutierrez","given":"Diana"},{"family":"Trabzuni","given":"Daniah"},{"family":"Trost","given":"Sarah"},{"family":"Turner","given":"Jessica"},{"family":"Van den Heuvel","given":"Martijn"},{"family":"Wee","given":"Nic J.","non-dropping-particle":"van der"},{"family":"Eijk","given":"Kristel","non-dropping-particle":"van"},{"family":"Erp","given":"Theo G. M.","non-dropping-particle":"van"},{"family":"Haren","given":"Neeltje E. M.","non-dropping-particle":"van"},{"family":"‘t Ent","given":"Dennis","non-dropping-particle":"van"},{"family":"Tol","given":"Marie-Jose","non-dropping-particle":"van"},{"family":"Valdés Hernández","given":"Maria C."},{"family":"Veltman","given":"Dick J."},{"family":"Versace","given":"Amelia"},{"family":"Völzke","given":"Henry"},{"family":"Walker","given":"Robert"},{"family":"Walter","given":"Henrik"},{"family":"Wang","given":"Lei"},{"family":"Wardlaw","given":"Joanna M."},{"family":"Weale","given":"Michael E."},{"family":"Weiner","given":"Michael W."},{"family":"Wen","given":"Wei"},{"family":"Westlye","given":"Lars T."},{"family":"Whalley","given":"Heather C."},{"family":"Whelan","given":"Christopher D."},{"family":"White","given":"Tonya"},{"family":"Winkler","given":"Anderson M."},{"family":"Wittfeld","given":"Katharina"},{"family":"Woldehawariat","given":"Girma"},{"family":"Wolf","given":"Christiane"},{"family":"Zilles","given":"David"},{"family":"Zwiers","given":"Marcel P."},{"family":"Thalamuthu","given":"Anbupalam"},{"family":"Schofield","given":"Peter R."},{"family":"Freimer","given":"Nelson B."},{"family":"Lawrence","given":"Natalia S."},{"family":"Drevets","given":"Wayne"},{"family":"Alzheimer’s Disease Neuroimaging Initiative","given":"EPIGEN Consortium","non-dropping-particle":"the","suffix":"IMAGEN Consortium, Saguenay Youth Study (SYS) Group"}],"issued":{"date-parts":[["2014",6,1]]}}}],"schema":"https://github.com/citation-style-language/schema/raw/master/csl-citation.json"} </w:instrText>
      </w:r>
      <w:r w:rsidR="003262F7">
        <w:fldChar w:fldCharType="separate"/>
      </w:r>
      <w:r w:rsidR="003262F7" w:rsidRPr="003262F7">
        <w:rPr>
          <w:rFonts w:eastAsiaTheme="minorHAnsi"/>
          <w:vertAlign w:val="superscript"/>
          <w:lang w:val="de-DE" w:eastAsia="en-US"/>
        </w:rPr>
        <w:t>25</w:t>
      </w:r>
      <w:r w:rsidR="003262F7">
        <w:fldChar w:fldCharType="end"/>
      </w:r>
      <w:r w:rsidR="003262F7">
        <w:t>.</w:t>
      </w:r>
      <w:r w:rsidR="0010257C">
        <w:t xml:space="preserve"> All segmentations passed QC criteria and were retained for analysi</w:t>
      </w:r>
      <w:r w:rsidR="007903D6">
        <w:t>s</w:t>
      </w:r>
      <w:r w:rsidR="0010257C">
        <w:t>.</w:t>
      </w:r>
    </w:p>
    <w:p w14:paraId="4D9D07CD" w14:textId="49A8D07C" w:rsidR="00321525" w:rsidRPr="00485B3B" w:rsidRDefault="00321525" w:rsidP="002C0AB9">
      <w:r>
        <w:t xml:space="preserve">The full preprocessing and quality control workflow is openly documented and available at </w:t>
      </w:r>
      <w:hyperlink r:id="rId15" w:history="1">
        <w:r w:rsidR="007903D6" w:rsidRPr="00E443E0">
          <w:rPr>
            <w:rStyle w:val="Hyperlink"/>
          </w:rPr>
          <w:t>https://github.com/ortizo-117/SCI_Map</w:t>
        </w:r>
      </w:hyperlink>
      <w:r>
        <w:t xml:space="preserve">, ensuring transparency and reproducibility. </w:t>
      </w:r>
    </w:p>
    <w:p w14:paraId="29603C85" w14:textId="7FD124E3" w:rsidR="00C902C2" w:rsidRDefault="00C902C2" w:rsidP="00C902C2">
      <w:pPr>
        <w:pStyle w:val="berschrift2"/>
      </w:pPr>
      <w:r>
        <w:lastRenderedPageBreak/>
        <w:t>Normative modeling using Braincharts</w:t>
      </w:r>
    </w:p>
    <w:p w14:paraId="0A8FC14E" w14:textId="47F78D06" w:rsidR="00883330" w:rsidRDefault="00694DBD" w:rsidP="00883330">
      <w:pPr>
        <w:pStyle w:val="berschrift3"/>
      </w:pPr>
      <w:bookmarkStart w:id="7" w:name="OLE_LINK2"/>
      <w:r w:rsidRPr="00DA253C">
        <w:t xml:space="preserve">Model </w:t>
      </w:r>
      <w:r w:rsidR="007213C2">
        <w:t>f</w:t>
      </w:r>
      <w:r w:rsidRPr="00DA253C">
        <w:t>ramework</w:t>
      </w:r>
    </w:p>
    <w:p w14:paraId="7347AC5D" w14:textId="547F5448" w:rsidR="00883330" w:rsidRDefault="00182A17" w:rsidP="00DA253C">
      <w:r w:rsidRPr="00182A17">
        <w:t xml:space="preserve">To assess </w:t>
      </w:r>
      <w:r w:rsidR="00F24173">
        <w:t xml:space="preserve">individualized </w:t>
      </w:r>
      <w:r w:rsidRPr="00182A17">
        <w:t>and age-</w:t>
      </w:r>
      <w:r w:rsidR="00F24173">
        <w:t xml:space="preserve"> and sex-</w:t>
      </w:r>
      <w:r w:rsidRPr="00182A17">
        <w:t xml:space="preserve">adjusted structural brain differences, we applied a normative modeling framework provided by </w:t>
      </w:r>
      <w:r w:rsidRPr="00BE144E">
        <w:t>Brainchart</w:t>
      </w:r>
      <w:r w:rsidR="00AA4604" w:rsidRPr="00BE144E">
        <w:t>s</w:t>
      </w:r>
      <w:r w:rsidR="004A6D4E">
        <w:fldChar w:fldCharType="begin"/>
      </w:r>
      <w:r w:rsidR="001C129E">
        <w:instrText xml:space="preserve"> ADDIN ZOTERO_ITEM CSL_CITATION {"citationID":"TPvkS4Bj","properties":{"formattedCitation":"\\super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rsidR="004A6D4E">
        <w:fldChar w:fldCharType="separate"/>
      </w:r>
      <w:r w:rsidR="001C129E" w:rsidRPr="001C129E">
        <w:rPr>
          <w:rFonts w:eastAsiaTheme="minorHAnsi"/>
          <w:vertAlign w:val="superscript"/>
          <w:lang w:val="de-DE" w:eastAsia="en-US"/>
        </w:rPr>
        <w:t>15</w:t>
      </w:r>
      <w:r w:rsidR="004A6D4E">
        <w:fldChar w:fldCharType="end"/>
      </w:r>
      <w:r w:rsidR="004A6D4E">
        <w:t>.</w:t>
      </w:r>
      <w:r w:rsidR="00883330">
        <w:t>This model is trained on MRI data from over 58’000 participants across the lifespan and provides age- and sex</w:t>
      </w:r>
      <w:r w:rsidR="00AA4604">
        <w:t>-</w:t>
      </w:r>
      <w:r w:rsidR="00883330">
        <w:t>adjusted reference trajectories for cortical and subcortical features.</w:t>
      </w:r>
      <w:r w:rsidR="00AA4604">
        <w:t xml:space="preserve"> For each participant, we extracted residuals representing the deviation between observed brain feature and normative predictions. These individualized residuals enabled the detection of structural alterations relative to expected normative values, independent of group-level comparison.</w:t>
      </w:r>
    </w:p>
    <w:p w14:paraId="69A8C599" w14:textId="2E5540DC" w:rsidR="002461BC" w:rsidRDefault="00694DBD" w:rsidP="00486C81">
      <w:pPr>
        <w:pStyle w:val="berschrift3"/>
      </w:pPr>
      <w:r w:rsidRPr="00A40A71">
        <w:t>Reference data</w:t>
      </w:r>
    </w:p>
    <w:p w14:paraId="730062E1" w14:textId="03C3FF86" w:rsidR="00F3360B" w:rsidRDefault="002461BC" w:rsidP="00A40A71">
      <w:r>
        <w:t>The Braincharts model was trained on MRI data from 58</w:t>
      </w:r>
      <w:r w:rsidR="0042606A">
        <w:t>’</w:t>
      </w:r>
      <w:r>
        <w:t xml:space="preserve">836 </w:t>
      </w:r>
      <w:r w:rsidR="00E20E98">
        <w:t>participants</w:t>
      </w:r>
      <w:r>
        <w:t xml:space="preserve"> across 82 scanning sites, covering an age range from 2 to 100 years</w:t>
      </w:r>
      <w:r w:rsidR="00053713">
        <w:t xml:space="preserve"> </w:t>
      </w:r>
      <w:r w:rsidR="00053713" w:rsidRPr="00053713">
        <w:fldChar w:fldCharType="begin"/>
      </w:r>
      <w:r w:rsidR="001C129E">
        <w:instrText xml:space="preserve"> ADDIN ZOTERO_ITEM CSL_CITATION {"citationID":"mBaA0YpK","properties":{"formattedCitation":"\\super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rsidR="00053713" w:rsidRPr="00053713">
        <w:fldChar w:fldCharType="separate"/>
      </w:r>
      <w:r w:rsidR="001C129E" w:rsidRPr="001C129E">
        <w:rPr>
          <w:rFonts w:eastAsiaTheme="minorHAnsi"/>
          <w:vertAlign w:val="superscript"/>
          <w:lang w:val="de-DE" w:eastAsia="en-US"/>
        </w:rPr>
        <w:t>15</w:t>
      </w:r>
      <w:r w:rsidR="00053713" w:rsidRPr="00053713">
        <w:fldChar w:fldCharType="end"/>
      </w:r>
      <w:r>
        <w:t xml:space="preserve">. This </w:t>
      </w:r>
      <w:r w:rsidR="00F3360B">
        <w:t>reference</w:t>
      </w:r>
      <w:r>
        <w:t xml:space="preserve"> </w:t>
      </w:r>
      <w:r w:rsidR="00F3360B">
        <w:t>dataset</w:t>
      </w:r>
      <w:r>
        <w:t xml:space="preserve"> includes both healthy </w:t>
      </w:r>
      <w:r w:rsidR="00F3360B">
        <w:t>controls</w:t>
      </w:r>
      <w:r>
        <w:t xml:space="preserve"> and population-</w:t>
      </w:r>
      <w:r w:rsidR="0042606A">
        <w:t>based</w:t>
      </w:r>
      <w:r>
        <w:t xml:space="preserve"> </w:t>
      </w:r>
      <w:r w:rsidR="00053713">
        <w:t>cohorts</w:t>
      </w:r>
      <w:r>
        <w:t xml:space="preserve">, enabling </w:t>
      </w:r>
      <w:r w:rsidR="00F3360B">
        <w:t>robust modeling of age-related variability in brain structure</w:t>
      </w:r>
      <w:r>
        <w:t xml:space="preserve">. </w:t>
      </w:r>
      <w:r w:rsidR="00011AF6">
        <w:t>Data</w:t>
      </w:r>
      <w:r w:rsidR="00F3360B">
        <w:t xml:space="preserve"> were harmonized across sites and scanners to reduce technical variability and enhancing reliability. </w:t>
      </w:r>
      <w:r w:rsidR="004A559F" w:rsidRPr="004A559F">
        <w:t xml:space="preserve">By comparing each SCI participant to this large-scale reference model, we were able to quantify </w:t>
      </w:r>
      <w:r w:rsidR="0076240F">
        <w:t>participants</w:t>
      </w:r>
      <w:r w:rsidR="004A559F" w:rsidRPr="004A559F">
        <w:t xml:space="preserve"> deviations from normative brain structure.</w:t>
      </w:r>
    </w:p>
    <w:p w14:paraId="6489161D" w14:textId="50B3984E" w:rsidR="00B05B09" w:rsidRDefault="00B05B09" w:rsidP="00A40A71">
      <w:r>
        <w:t>To improve compatibility between our dataset and the Braincharts reference model, we performed an adaptation step using our own</w:t>
      </w:r>
      <w:r>
        <w:rPr>
          <w:rStyle w:val="apple-converted-space"/>
          <w:rFonts w:ascii="-webkit-standard" w:hAnsi="-webkit-standard"/>
          <w:color w:val="000000"/>
          <w:sz w:val="27"/>
          <w:szCs w:val="27"/>
        </w:rPr>
        <w:t xml:space="preserve"> </w:t>
      </w:r>
      <w:r w:rsidRPr="00D4300F">
        <w:rPr>
          <w:rStyle w:val="Fett"/>
          <w:b w:val="0"/>
          <w:bCs w:val="0"/>
          <w:color w:val="000000"/>
        </w:rPr>
        <w:t>healthy control participants</w:t>
      </w:r>
      <w:r>
        <w:rPr>
          <w:rStyle w:val="apple-converted-space"/>
          <w:rFonts w:ascii="-webkit-standard" w:hAnsi="-webkit-standard"/>
          <w:color w:val="000000"/>
          <w:sz w:val="27"/>
          <w:szCs w:val="27"/>
        </w:rPr>
        <w:t xml:space="preserve"> </w:t>
      </w:r>
      <w:r>
        <w:t xml:space="preserve">(n = 58). </w:t>
      </w:r>
      <w:r w:rsidRPr="000F695F">
        <w:t>As recommended by the Braincharts p</w:t>
      </w:r>
      <w:r>
        <w:t>ipeline</w:t>
      </w:r>
      <w:r w:rsidRPr="000F695F">
        <w:t>, this group was specified as the adaptation dataset to adjust for potential scanner- and site-related biases during model application.</w:t>
      </w:r>
    </w:p>
    <w:p w14:paraId="2CEABD17" w14:textId="55394425" w:rsidR="00206CAB" w:rsidRDefault="00206CAB" w:rsidP="00486C81">
      <w:pPr>
        <w:pStyle w:val="berschrift3"/>
      </w:pPr>
      <w:r>
        <w:t xml:space="preserve">Model </w:t>
      </w:r>
      <w:r w:rsidR="007213C2">
        <w:t>a</w:t>
      </w:r>
      <w:r w:rsidR="003A0872">
        <w:t>rchitecture</w:t>
      </w:r>
      <w:r>
        <w:t xml:space="preserve"> &amp; </w:t>
      </w:r>
      <w:r w:rsidR="007213C2">
        <w:t>i</w:t>
      </w:r>
      <w:r>
        <w:t xml:space="preserve">mplementation </w:t>
      </w:r>
    </w:p>
    <w:p w14:paraId="12EE1BCB" w14:textId="640E2463" w:rsidR="00BE144E" w:rsidRDefault="003262F7" w:rsidP="00486C81">
      <w:r>
        <w:t>Braincharts</w:t>
      </w:r>
      <w:r w:rsidR="00E60537">
        <w:t xml:space="preserve"> uses generalized additive models for </w:t>
      </w:r>
      <w:r w:rsidR="00AD64E0">
        <w:t xml:space="preserve">location, </w:t>
      </w:r>
      <w:r w:rsidR="00676693">
        <w:t>scale</w:t>
      </w:r>
      <w:r w:rsidR="00AD64E0">
        <w:t>, and shape (GAMLSS)</w:t>
      </w:r>
      <w:r w:rsidR="0060405E">
        <w:fldChar w:fldCharType="begin"/>
      </w:r>
      <w:r w:rsidR="0028565D">
        <w:instrText xml:space="preserve"> ADDIN ZOTERO_ITEM CSL_CITATION {"citationID":"xzXApYbO","properties":{"formattedCitation":"\\super 26\\nosupersub{}","plainCitation":"26","noteIndex":0},"citationItems":[{"id":56,"uris":["http://zotero.org/users/16412063/items/5EI9XV8M"],"itemData":{"id":56,"type":"article-journal","abstract":"GAMLSS is a general framework for ﬁtting regression type models where the distribution of the response variable does not have to belong to the exponential family and includes highly skew and kurtotic continuous and discrete distribution. GAMLSS allows all the parameters of the distribution of the response variable to be modelled as linear/non-linear or smooth functions of the explanatory variables. This paper starts by deﬁning the statistical framework of GAMLSS, then describes the current implementation of GAMLSS in R and ﬁnally gives four diﬀerent data examples to demonstrate how GAMLSS can be used for statistical modelling.","container-title":"Journal of Statistical Software","DOI":"10.18637/jss.v023.i07","ISSN":"1548-7660","issue":"7","journalAbbreviation":"J. Stat. Soft.","language":"en","source":"DOI.org (Crossref)","title":"Generalized Additive Models for Location Scale and Shape (GAMLSS) in &lt;i&gt;R&lt;/i&gt;","URL":"http://www.jstatsoft.org/v23/i07/","volume":"23","author":[{"family":"Stasinopoulos","given":"D. Mikis"},{"family":"Rigby","given":"Robert A."}],"accessed":{"date-parts":[["2025",5,21]]},"issued":{"date-parts":[["2007"]]}}}],"schema":"https://github.com/citation-style-language/schema/raw/master/csl-citation.json"} </w:instrText>
      </w:r>
      <w:r w:rsidR="0060405E">
        <w:fldChar w:fldCharType="separate"/>
      </w:r>
      <w:r w:rsidR="0028565D" w:rsidRPr="0028565D">
        <w:rPr>
          <w:rFonts w:eastAsiaTheme="minorHAnsi"/>
          <w:vertAlign w:val="superscript"/>
          <w:lang w:val="de-DE" w:eastAsia="en-US"/>
        </w:rPr>
        <w:t>26</w:t>
      </w:r>
      <w:r w:rsidR="0060405E">
        <w:fldChar w:fldCharType="end"/>
      </w:r>
      <w:r w:rsidR="0060405E">
        <w:t xml:space="preserve"> </w:t>
      </w:r>
      <w:r w:rsidR="00E60537">
        <w:t>to model brain trajectories</w:t>
      </w:r>
      <w:r w:rsidR="00AD64E0">
        <w:t xml:space="preserve">. This regression framework estimates not only the </w:t>
      </w:r>
      <w:r w:rsidR="00AD64E0" w:rsidRPr="00AD64E0">
        <w:t>mean</w:t>
      </w:r>
      <w:r w:rsidR="00E011EC">
        <w:t xml:space="preserve"> of each brain feature</w:t>
      </w:r>
      <w:r w:rsidR="00AD64E0">
        <w:t xml:space="preserve">, but also the variance </w:t>
      </w:r>
      <w:r w:rsidR="00150423">
        <w:t>and distributional shape as a function of age and sex.</w:t>
      </w:r>
      <w:r w:rsidR="005214DF">
        <w:t xml:space="preserve"> Braincharts trained separate models for 144 cortical thickness </w:t>
      </w:r>
      <w:commentRangeStart w:id="8"/>
      <w:r w:rsidR="00150423">
        <w:t>(72 per hemisphere) and 35 subcortical volumes</w:t>
      </w:r>
      <w:r w:rsidR="00E011EC">
        <w:t>, based on FreeSurfer-derived metrics</w:t>
      </w:r>
      <w:r w:rsidR="00150423">
        <w:t>.</w:t>
      </w:r>
      <w:commentRangeEnd w:id="8"/>
      <w:r w:rsidR="002179DB">
        <w:rPr>
          <w:rStyle w:val="Kommentarzeichen"/>
          <w:sz w:val="24"/>
          <w:szCs w:val="24"/>
        </w:rPr>
        <w:commentReference w:id="8"/>
      </w:r>
      <w:r w:rsidR="005214DF">
        <w:t xml:space="preserve"> These pre-trained models were then applied to our SCI sample using the publicly available </w:t>
      </w:r>
      <w:r w:rsidR="000F695F">
        <w:t xml:space="preserve">Phyton </w:t>
      </w:r>
      <w:r w:rsidR="009A107C">
        <w:t xml:space="preserve">pipeline </w:t>
      </w:r>
      <w:r w:rsidR="00883330">
        <w:t>(</w:t>
      </w:r>
      <w:r w:rsidR="00883330" w:rsidRPr="00883330">
        <w:t>https://github.com/predictive-clinical-neuroscience/braincharts/blob/master/scripts/apply_normative_models_ct.ipynb</w:t>
      </w:r>
      <w:r w:rsidR="00883330">
        <w:t>)</w:t>
      </w:r>
      <w:r w:rsidR="0060405E">
        <w:fldChar w:fldCharType="begin"/>
      </w:r>
      <w:r w:rsidR="00883330">
        <w:instrText xml:space="preserve"> ADDIN ZOTERO_ITEM CSL_CITATION {"citationID":"SrJtDN1B","properties":{"formattedCitation":"\\super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rsidR="0060405E">
        <w:fldChar w:fldCharType="separate"/>
      </w:r>
      <w:r w:rsidR="00883330" w:rsidRPr="00883330">
        <w:rPr>
          <w:rFonts w:eastAsiaTheme="minorHAnsi"/>
          <w:vertAlign w:val="superscript"/>
          <w:lang w:val="de-DE" w:eastAsia="en-US"/>
        </w:rPr>
        <w:t>15</w:t>
      </w:r>
      <w:r w:rsidR="0060405E">
        <w:fldChar w:fldCharType="end"/>
      </w:r>
      <w:r w:rsidR="007213C2">
        <w:t xml:space="preserve">. </w:t>
      </w:r>
    </w:p>
    <w:p w14:paraId="7030E5F2" w14:textId="2914AF04" w:rsidR="00242AFC" w:rsidRDefault="00242AFC" w:rsidP="00486C81">
      <w:r>
        <w:t>For each participant, the model returned adjusted value</w:t>
      </w:r>
      <w:r w:rsidR="006D0832">
        <w:t>s</w:t>
      </w:r>
      <w:r>
        <w:t xml:space="preserve"> for cortical and subcortical features based on the normative reference dataset, incorporating corrections for potential scanner- and site-related biases. </w:t>
      </w:r>
      <w:r w:rsidR="000A69E7">
        <w:t xml:space="preserve">We then calculated residuals as the difference between the observed values </w:t>
      </w:r>
      <w:r w:rsidR="000A69E7">
        <w:lastRenderedPageBreak/>
        <w:t xml:space="preserve">and these predicted means. The residuals were used as the basis for all subsequent statistical analyses. </w:t>
      </w:r>
    </w:p>
    <w:bookmarkEnd w:id="7"/>
    <w:p w14:paraId="2C9D21C3" w14:textId="0C7B778A" w:rsidR="00AA5B48" w:rsidRDefault="00AA5B48" w:rsidP="00662F7B">
      <w:pPr>
        <w:pStyle w:val="berschrift3"/>
      </w:pPr>
      <w:r w:rsidRPr="00CD027C">
        <w:t xml:space="preserve">Model Output </w:t>
      </w:r>
    </w:p>
    <w:p w14:paraId="35D3B34C" w14:textId="6992BBD1" w:rsidR="0092320A" w:rsidRDefault="003262F7" w:rsidP="0024586F">
      <w:r>
        <w:rPr>
          <w:noProof/>
        </w:rPr>
        <mc:AlternateContent>
          <mc:Choice Requires="wps">
            <w:drawing>
              <wp:anchor distT="0" distB="0" distL="114300" distR="114300" simplePos="0" relativeHeight="251662336" behindDoc="0" locked="0" layoutInCell="1" allowOverlap="1" wp14:anchorId="13763B9E" wp14:editId="6A537467">
                <wp:simplePos x="0" y="0"/>
                <wp:positionH relativeFrom="column">
                  <wp:posOffset>21590</wp:posOffset>
                </wp:positionH>
                <wp:positionV relativeFrom="paragraph">
                  <wp:posOffset>4740275</wp:posOffset>
                </wp:positionV>
                <wp:extent cx="5829935" cy="1540510"/>
                <wp:effectExtent l="0" t="0" r="0" b="0"/>
                <wp:wrapTopAndBottom/>
                <wp:docPr id="1491499433" name="Textfeld 1"/>
                <wp:cNvGraphicFramePr/>
                <a:graphic xmlns:a="http://schemas.openxmlformats.org/drawingml/2006/main">
                  <a:graphicData uri="http://schemas.microsoft.com/office/word/2010/wordprocessingShape">
                    <wps:wsp>
                      <wps:cNvSpPr txBox="1"/>
                      <wps:spPr>
                        <a:xfrm>
                          <a:off x="0" y="0"/>
                          <a:ext cx="5829935" cy="1540510"/>
                        </a:xfrm>
                        <a:prstGeom prst="rect">
                          <a:avLst/>
                        </a:prstGeom>
                        <a:solidFill>
                          <a:prstClr val="white"/>
                        </a:solidFill>
                        <a:ln>
                          <a:noFill/>
                        </a:ln>
                      </wps:spPr>
                      <wps:txbx>
                        <w:txbxContent>
                          <w:p w14:paraId="0E19FE15" w14:textId="77777777" w:rsidR="0024586F" w:rsidRPr="0024586F" w:rsidRDefault="0024586F" w:rsidP="003262F7">
                            <w:pPr>
                              <w:pStyle w:val="berschrift3"/>
                              <w:rPr>
                                <w:rFonts w:eastAsiaTheme="minorHAnsi" w:cstheme="minorBidi"/>
                                <w:bCs/>
                                <w:i/>
                                <w:iCs/>
                                <w:color w:val="44546A" w:themeColor="text2"/>
                                <w:sz w:val="18"/>
                                <w:szCs w:val="18"/>
                              </w:rPr>
                            </w:pPr>
                            <w:r w:rsidRPr="0024586F">
                              <w:rPr>
                                <w:rFonts w:eastAsiaTheme="minorHAnsi" w:cstheme="minorBidi"/>
                                <w:bCs/>
                                <w:i/>
                                <w:iCs/>
                                <w:color w:val="44546A" w:themeColor="text2"/>
                                <w:sz w:val="18"/>
                                <w:szCs w:val="18"/>
                              </w:rPr>
                              <w:t>Figure 1: Overview of study pipeline</w:t>
                            </w:r>
                          </w:p>
                          <w:p w14:paraId="2021A47C" w14:textId="5AE4B9F9" w:rsidR="00047199" w:rsidRDefault="006A39B2" w:rsidP="003262F7">
                            <w:pPr>
                              <w:rPr>
                                <w:i/>
                                <w:iCs/>
                                <w:color w:val="44546A" w:themeColor="text2"/>
                                <w:sz w:val="18"/>
                                <w:szCs w:val="18"/>
                              </w:rPr>
                            </w:pPr>
                            <w:r>
                              <w:rPr>
                                <w:i/>
                                <w:iCs/>
                                <w:color w:val="44546A" w:themeColor="text2"/>
                                <w:sz w:val="18"/>
                                <w:szCs w:val="18"/>
                              </w:rPr>
                              <w:t xml:space="preserve">(A) </w:t>
                            </w:r>
                            <w:r w:rsidR="0024586F" w:rsidRPr="0024586F">
                              <w:rPr>
                                <w:i/>
                                <w:iCs/>
                                <w:color w:val="44546A" w:themeColor="text2"/>
                                <w:sz w:val="18"/>
                                <w:szCs w:val="18"/>
                              </w:rPr>
                              <w:t xml:space="preserve">Study Cohorts included individuals with spinal cord injury with neuropathic pain (SCI-NP), spinal cord injury without neuropathic pain (SCI-nNP) and healthy subjects. </w:t>
                            </w:r>
                            <w:r>
                              <w:rPr>
                                <w:i/>
                                <w:iCs/>
                                <w:color w:val="44546A" w:themeColor="text2"/>
                                <w:sz w:val="18"/>
                                <w:szCs w:val="18"/>
                              </w:rPr>
                              <w:t xml:space="preserve">(B) </w:t>
                            </w:r>
                            <w:r w:rsidR="0024586F" w:rsidRPr="0024586F">
                              <w:rPr>
                                <w:i/>
                                <w:iCs/>
                                <w:color w:val="44546A" w:themeColor="text2"/>
                                <w:sz w:val="18"/>
                                <w:szCs w:val="18"/>
                              </w:rPr>
                              <w:t xml:space="preserve">T1-weighted MRI </w:t>
                            </w:r>
                            <w:r w:rsidR="00F85719">
                              <w:rPr>
                                <w:i/>
                                <w:iCs/>
                                <w:color w:val="44546A" w:themeColor="text2"/>
                                <w:sz w:val="18"/>
                                <w:szCs w:val="18"/>
                              </w:rPr>
                              <w:t>scans</w:t>
                            </w:r>
                            <w:r w:rsidR="0024586F" w:rsidRPr="0024586F">
                              <w:rPr>
                                <w:i/>
                                <w:iCs/>
                                <w:color w:val="44546A" w:themeColor="text2"/>
                                <w:sz w:val="18"/>
                                <w:szCs w:val="18"/>
                              </w:rPr>
                              <w:t xml:space="preserve"> </w:t>
                            </w:r>
                            <w:r w:rsidR="00F85719">
                              <w:rPr>
                                <w:i/>
                                <w:iCs/>
                                <w:color w:val="44546A" w:themeColor="text2"/>
                                <w:sz w:val="18"/>
                                <w:szCs w:val="18"/>
                              </w:rPr>
                              <w:t xml:space="preserve">were acquired on a 3 Tesla Philips Ingenia scanner. (C) MRI data </w:t>
                            </w:r>
                            <w:r w:rsidR="0024586F" w:rsidRPr="0024586F">
                              <w:rPr>
                                <w:i/>
                                <w:iCs/>
                                <w:color w:val="44546A" w:themeColor="text2"/>
                                <w:sz w:val="18"/>
                                <w:szCs w:val="18"/>
                              </w:rPr>
                              <w:t>were processed using FreeSurfer v7.4.1 to extract cortical thickness and subcortical volume features.</w:t>
                            </w:r>
                            <w:r w:rsidR="00F85719">
                              <w:rPr>
                                <w:i/>
                                <w:iCs/>
                                <w:color w:val="44546A" w:themeColor="text2"/>
                                <w:sz w:val="18"/>
                                <w:szCs w:val="18"/>
                              </w:rPr>
                              <w:t xml:space="preserve"> (D)</w:t>
                            </w:r>
                            <w:r w:rsidR="0024586F" w:rsidRPr="0024586F">
                              <w:rPr>
                                <w:i/>
                                <w:iCs/>
                                <w:color w:val="44546A" w:themeColor="text2"/>
                                <w:sz w:val="18"/>
                                <w:szCs w:val="18"/>
                              </w:rPr>
                              <w:t xml:space="preserve"> Normative modelling was performed using the Braincharts framework, which applies generalized additive model for location, scale and shape (GAMLSS) to derive age- and sex-adjusted trajectories. The healthy controls group was used for model adaption.</w:t>
                            </w:r>
                            <w:r w:rsidR="00F85719">
                              <w:rPr>
                                <w:i/>
                                <w:iCs/>
                                <w:color w:val="44546A" w:themeColor="text2"/>
                                <w:sz w:val="18"/>
                                <w:szCs w:val="18"/>
                              </w:rPr>
                              <w:t xml:space="preserve"> (E)</w:t>
                            </w:r>
                            <w:r w:rsidR="0024586F" w:rsidRPr="0024586F">
                              <w:rPr>
                                <w:i/>
                                <w:iCs/>
                                <w:color w:val="44546A" w:themeColor="text2"/>
                                <w:sz w:val="18"/>
                                <w:szCs w:val="18"/>
                              </w:rPr>
                              <w:t xml:space="preserve"> Residuals represent individual-level deviations from the normative reference, as illustrated in the example</w:t>
                            </w:r>
                            <w:r w:rsidR="00F85719">
                              <w:rPr>
                                <w:i/>
                                <w:iCs/>
                                <w:color w:val="44546A" w:themeColor="text2"/>
                                <w:sz w:val="18"/>
                                <w:szCs w:val="18"/>
                              </w:rPr>
                              <w:t>.</w:t>
                            </w:r>
                          </w:p>
                          <w:p w14:paraId="78B3EE15" w14:textId="77777777" w:rsidR="003262F7" w:rsidRDefault="003262F7" w:rsidP="0024586F">
                            <w:pPr>
                              <w:rPr>
                                <w:i/>
                                <w:iCs/>
                                <w:color w:val="44546A" w:themeColor="text2"/>
                                <w:sz w:val="18"/>
                                <w:szCs w:val="18"/>
                              </w:rPr>
                            </w:pPr>
                          </w:p>
                          <w:p w14:paraId="0A5DE4C2" w14:textId="77777777" w:rsidR="003262F7" w:rsidRDefault="003262F7" w:rsidP="0024586F">
                            <w:pPr>
                              <w:rPr>
                                <w:i/>
                                <w:iCs/>
                                <w:color w:val="44546A" w:themeColor="text2"/>
                                <w:sz w:val="18"/>
                                <w:szCs w:val="18"/>
                              </w:rPr>
                            </w:pPr>
                          </w:p>
                          <w:p w14:paraId="4FBE00C4" w14:textId="77777777" w:rsidR="0024586F" w:rsidRPr="0024586F" w:rsidRDefault="0024586F" w:rsidP="0024586F">
                            <w:pPr>
                              <w:rPr>
                                <w:i/>
                                <w:iCs/>
                                <w:color w:val="44546A" w:themeColor="text2"/>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763B9E" id="_x0000_t202" coordsize="21600,21600" o:spt="202" path="m,l,21600r21600,l21600,xe">
                <v:stroke joinstyle="miter"/>
                <v:path gradientshapeok="t" o:connecttype="rect"/>
              </v:shapetype>
              <v:shape id="Textfeld 1" o:spid="_x0000_s1027" type="#_x0000_t202" style="position:absolute;left:0;text-align:left;margin-left:1.7pt;margin-top:373.25pt;width:459.05pt;height:1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" stroked="f">
                <v:textbox inset="0,0,0,0">
                  <w:txbxContent>
                    <w:p w14:paraId="0E19FE15" w14:textId="77777777" w:rsidR="0024586F" w:rsidRPr="0024586F" w:rsidRDefault="0024586F" w:rsidP="003262F7">
                      <w:pPr>
                        <w:pStyle w:val="berschrift3"/>
                        <w:rPr>
                          <w:rFonts w:eastAsiaTheme="minorHAnsi" w:cstheme="minorBidi"/>
                          <w:bCs/>
                          <w:i/>
                          <w:iCs/>
                          <w:color w:val="44546A" w:themeColor="text2"/>
                          <w:sz w:val="18"/>
                          <w:szCs w:val="18"/>
                        </w:rPr>
                      </w:pPr>
                      <w:r w:rsidRPr="0024586F">
                        <w:rPr>
                          <w:rFonts w:eastAsiaTheme="minorHAnsi" w:cstheme="minorBidi"/>
                          <w:bCs/>
                          <w:i/>
                          <w:iCs/>
                          <w:color w:val="44546A" w:themeColor="text2"/>
                          <w:sz w:val="18"/>
                          <w:szCs w:val="18"/>
                        </w:rPr>
                        <w:t>Figure 1: Overview of study pipeline</w:t>
                      </w:r>
                    </w:p>
                    <w:p w14:paraId="2021A47C" w14:textId="5AE4B9F9" w:rsidR="00047199" w:rsidRDefault="006A39B2" w:rsidP="003262F7">
                      <w:pPr>
                        <w:rPr>
                          <w:i/>
                          <w:iCs/>
                          <w:color w:val="44546A" w:themeColor="text2"/>
                          <w:sz w:val="18"/>
                          <w:szCs w:val="18"/>
                        </w:rPr>
                      </w:pPr>
                      <w:r>
                        <w:rPr>
                          <w:i/>
                          <w:iCs/>
                          <w:color w:val="44546A" w:themeColor="text2"/>
                          <w:sz w:val="18"/>
                          <w:szCs w:val="18"/>
                        </w:rPr>
                        <w:t xml:space="preserve">(A) </w:t>
                      </w:r>
                      <w:r w:rsidR="0024586F" w:rsidRPr="0024586F">
                        <w:rPr>
                          <w:i/>
                          <w:iCs/>
                          <w:color w:val="44546A" w:themeColor="text2"/>
                          <w:sz w:val="18"/>
                          <w:szCs w:val="18"/>
                        </w:rPr>
                        <w:t xml:space="preserve">Study Cohorts included individuals with spinal cord injury with neuropathic pain (SCI-NP), spinal cord injury without neuropathic pain (SCI-nNP) and healthy subjects. </w:t>
                      </w:r>
                      <w:r>
                        <w:rPr>
                          <w:i/>
                          <w:iCs/>
                          <w:color w:val="44546A" w:themeColor="text2"/>
                          <w:sz w:val="18"/>
                          <w:szCs w:val="18"/>
                        </w:rPr>
                        <w:t xml:space="preserve">(B) </w:t>
                      </w:r>
                      <w:r w:rsidR="0024586F" w:rsidRPr="0024586F">
                        <w:rPr>
                          <w:i/>
                          <w:iCs/>
                          <w:color w:val="44546A" w:themeColor="text2"/>
                          <w:sz w:val="18"/>
                          <w:szCs w:val="18"/>
                        </w:rPr>
                        <w:t xml:space="preserve">T1-weighted MRI </w:t>
                      </w:r>
                      <w:r w:rsidR="00F85719">
                        <w:rPr>
                          <w:i/>
                          <w:iCs/>
                          <w:color w:val="44546A" w:themeColor="text2"/>
                          <w:sz w:val="18"/>
                          <w:szCs w:val="18"/>
                        </w:rPr>
                        <w:t>scans</w:t>
                      </w:r>
                      <w:r w:rsidR="0024586F" w:rsidRPr="0024586F">
                        <w:rPr>
                          <w:i/>
                          <w:iCs/>
                          <w:color w:val="44546A" w:themeColor="text2"/>
                          <w:sz w:val="18"/>
                          <w:szCs w:val="18"/>
                        </w:rPr>
                        <w:t xml:space="preserve"> </w:t>
                      </w:r>
                      <w:r w:rsidR="00F85719">
                        <w:rPr>
                          <w:i/>
                          <w:iCs/>
                          <w:color w:val="44546A" w:themeColor="text2"/>
                          <w:sz w:val="18"/>
                          <w:szCs w:val="18"/>
                        </w:rPr>
                        <w:t xml:space="preserve">were acquired on a 3 Tesla Philips Ingenia scanner. (C) MRI data </w:t>
                      </w:r>
                      <w:r w:rsidR="0024586F" w:rsidRPr="0024586F">
                        <w:rPr>
                          <w:i/>
                          <w:iCs/>
                          <w:color w:val="44546A" w:themeColor="text2"/>
                          <w:sz w:val="18"/>
                          <w:szCs w:val="18"/>
                        </w:rPr>
                        <w:t>were processed using FreeSurfer v7.4.1 to extract cortical thickness and subcortical volume features.</w:t>
                      </w:r>
                      <w:r w:rsidR="00F85719">
                        <w:rPr>
                          <w:i/>
                          <w:iCs/>
                          <w:color w:val="44546A" w:themeColor="text2"/>
                          <w:sz w:val="18"/>
                          <w:szCs w:val="18"/>
                        </w:rPr>
                        <w:t xml:space="preserve"> (D)</w:t>
                      </w:r>
                      <w:r w:rsidR="0024586F" w:rsidRPr="0024586F">
                        <w:rPr>
                          <w:i/>
                          <w:iCs/>
                          <w:color w:val="44546A" w:themeColor="text2"/>
                          <w:sz w:val="18"/>
                          <w:szCs w:val="18"/>
                        </w:rPr>
                        <w:t xml:space="preserve"> Normative modelling was performed using the Braincharts framework, which applies generalized additive model for location, scale and shape (GAMLSS) to derive age- and sex-adjusted trajectories. The healthy controls group was used for model adaption.</w:t>
                      </w:r>
                      <w:r w:rsidR="00F85719">
                        <w:rPr>
                          <w:i/>
                          <w:iCs/>
                          <w:color w:val="44546A" w:themeColor="text2"/>
                          <w:sz w:val="18"/>
                          <w:szCs w:val="18"/>
                        </w:rPr>
                        <w:t xml:space="preserve"> (E)</w:t>
                      </w:r>
                      <w:r w:rsidR="0024586F" w:rsidRPr="0024586F">
                        <w:rPr>
                          <w:i/>
                          <w:iCs/>
                          <w:color w:val="44546A" w:themeColor="text2"/>
                          <w:sz w:val="18"/>
                          <w:szCs w:val="18"/>
                        </w:rPr>
                        <w:t xml:space="preserve"> Residuals represent individual-level deviations from the normative reference, as illustrated in the example</w:t>
                      </w:r>
                      <w:r w:rsidR="00F85719">
                        <w:rPr>
                          <w:i/>
                          <w:iCs/>
                          <w:color w:val="44546A" w:themeColor="text2"/>
                          <w:sz w:val="18"/>
                          <w:szCs w:val="18"/>
                        </w:rPr>
                        <w:t>.</w:t>
                      </w:r>
                    </w:p>
                    <w:p w14:paraId="78B3EE15" w14:textId="77777777" w:rsidR="003262F7" w:rsidRDefault="003262F7" w:rsidP="0024586F">
                      <w:pPr>
                        <w:rPr>
                          <w:i/>
                          <w:iCs/>
                          <w:color w:val="44546A" w:themeColor="text2"/>
                          <w:sz w:val="18"/>
                          <w:szCs w:val="18"/>
                        </w:rPr>
                      </w:pPr>
                    </w:p>
                    <w:p w14:paraId="0A5DE4C2" w14:textId="77777777" w:rsidR="003262F7" w:rsidRDefault="003262F7" w:rsidP="0024586F">
                      <w:pPr>
                        <w:rPr>
                          <w:i/>
                          <w:iCs/>
                          <w:color w:val="44546A" w:themeColor="text2"/>
                          <w:sz w:val="18"/>
                          <w:szCs w:val="18"/>
                        </w:rPr>
                      </w:pPr>
                    </w:p>
                    <w:p w14:paraId="4FBE00C4" w14:textId="77777777" w:rsidR="0024586F" w:rsidRPr="0024586F" w:rsidRDefault="0024586F" w:rsidP="0024586F">
                      <w:pPr>
                        <w:rPr>
                          <w:i/>
                          <w:iCs/>
                          <w:color w:val="44546A" w:themeColor="text2"/>
                          <w:sz w:val="18"/>
                          <w:szCs w:val="18"/>
                        </w:rPr>
                      </w:pPr>
                    </w:p>
                  </w:txbxContent>
                </v:textbox>
                <w10:wrap type="topAndBottom"/>
              </v:shape>
            </w:pict>
          </mc:Fallback>
        </mc:AlternateContent>
      </w:r>
      <w:r w:rsidRPr="00BE3D31">
        <w:rPr>
          <w:noProof/>
        </w:rPr>
        <w:drawing>
          <wp:anchor distT="0" distB="0" distL="114300" distR="114300" simplePos="0" relativeHeight="251663360" behindDoc="0" locked="0" layoutInCell="1" allowOverlap="1" wp14:anchorId="35C12F26" wp14:editId="2B29ADE6">
            <wp:simplePos x="0" y="0"/>
            <wp:positionH relativeFrom="column">
              <wp:posOffset>-59690</wp:posOffset>
            </wp:positionH>
            <wp:positionV relativeFrom="paragraph">
              <wp:posOffset>1322910</wp:posOffset>
            </wp:positionV>
            <wp:extent cx="5756910" cy="3478530"/>
            <wp:effectExtent l="0" t="0" r="2540" b="0"/>
            <wp:wrapTopAndBottom/>
            <wp:docPr id="1762404501"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4501" name="Grafik 1" descr="Ein Bild, das Text, Diagramm, Screenshot, Schrift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56910" cy="3478530"/>
                    </a:xfrm>
                    <a:prstGeom prst="rect">
                      <a:avLst/>
                    </a:prstGeom>
                  </pic:spPr>
                </pic:pic>
              </a:graphicData>
            </a:graphic>
            <wp14:sizeRelH relativeFrom="page">
              <wp14:pctWidth>0</wp14:pctWidth>
            </wp14:sizeRelH>
            <wp14:sizeRelV relativeFrom="page">
              <wp14:pctHeight>0</wp14:pctHeight>
            </wp14:sizeRelV>
          </wp:anchor>
        </w:drawing>
      </w:r>
      <w:r w:rsidR="00D4300F">
        <w:t xml:space="preserve">The final output comprised 179 </w:t>
      </w:r>
      <w:r w:rsidR="000F695F">
        <w:t xml:space="preserve">residual values per SCI </w:t>
      </w:r>
      <w:r w:rsidR="00E20E98">
        <w:t>participant</w:t>
      </w:r>
      <w:r w:rsidR="000F695F">
        <w:t xml:space="preserve">, including </w:t>
      </w:r>
      <w:r w:rsidR="00D4300F">
        <w:t xml:space="preserve">144 cortical thickness and 35 subcortical volume features. Negative residuals indicate that a brain feature is smaller than expected for that </w:t>
      </w:r>
      <w:r w:rsidR="00E20E98">
        <w:t>participant</w:t>
      </w:r>
      <w:r w:rsidR="00D4300F">
        <w:t xml:space="preserve">’s age and sex. Positive residuals reflect larger than expected structure. </w:t>
      </w:r>
      <w:r w:rsidR="000F695F" w:rsidRPr="000F695F">
        <w:t xml:space="preserve">These continuous residual scores </w:t>
      </w:r>
      <w:r w:rsidR="00BE144E">
        <w:t xml:space="preserve">were used for </w:t>
      </w:r>
      <w:r w:rsidR="000F695F" w:rsidRPr="000F695F">
        <w:t>all subsequent statistical analyses</w:t>
      </w:r>
      <w:r w:rsidR="00BE144E">
        <w:t xml:space="preserve">. </w:t>
      </w:r>
    </w:p>
    <w:p w14:paraId="631DB639" w14:textId="4CE18729" w:rsidR="00253EAC" w:rsidRDefault="00C902C2" w:rsidP="0092320A">
      <w:pPr>
        <w:pStyle w:val="berschrift2"/>
      </w:pPr>
      <w:r>
        <w:t>Statistical analysis</w:t>
      </w:r>
    </w:p>
    <w:p w14:paraId="13606948" w14:textId="1FC25485" w:rsidR="002A4B43" w:rsidRDefault="00C01EFB" w:rsidP="000C6510">
      <w:r>
        <w:t xml:space="preserve">All statistical analyses were performed </w:t>
      </w:r>
      <w:r w:rsidR="002A4B43">
        <w:t xml:space="preserve">in </w:t>
      </w:r>
      <w:r w:rsidR="004E00FF">
        <w:t>Python (version 3.8.5)</w:t>
      </w:r>
      <w:r w:rsidR="003262F7">
        <w:t xml:space="preserve">, based on residuals representing </w:t>
      </w:r>
      <w:r w:rsidR="006A39B2">
        <w:t xml:space="preserve">individual deviations from the age- and sex-adjusted normative model. </w:t>
      </w:r>
    </w:p>
    <w:p w14:paraId="29C67A49" w14:textId="45D56028" w:rsidR="002A4B43" w:rsidRDefault="00D62191" w:rsidP="002A4B43">
      <w:pPr>
        <w:pStyle w:val="berschrift3"/>
      </w:pPr>
      <w:r>
        <w:lastRenderedPageBreak/>
        <w:t>SCI</w:t>
      </w:r>
      <w:r w:rsidR="002A4B43">
        <w:t xml:space="preserve"> </w:t>
      </w:r>
      <w:r w:rsidR="00192A5F">
        <w:t>deviations</w:t>
      </w:r>
      <w:r w:rsidR="002A4B43">
        <w:t xml:space="preserve"> from normative model</w:t>
      </w:r>
    </w:p>
    <w:p w14:paraId="1ECA0BC2" w14:textId="5BD9A61E" w:rsidR="00D62191" w:rsidRPr="00DE64DF" w:rsidRDefault="002A4B43" w:rsidP="000C6510">
      <w:pPr>
        <w:rPr>
          <w:strike/>
        </w:rPr>
      </w:pPr>
      <w:r>
        <w:t xml:space="preserve">To assess whether brain features in </w:t>
      </w:r>
      <w:r w:rsidR="003B3579">
        <w:t>participants with</w:t>
      </w:r>
      <w:r>
        <w:t xml:space="preserve"> SCI differed from the normative reference</w:t>
      </w:r>
      <w:r w:rsidR="00CA4430">
        <w:t xml:space="preserve">, we tested whether the residuals significantly differed from zero. The distribution of </w:t>
      </w:r>
      <w:r w:rsidR="00DD66EA">
        <w:t>residuals</w:t>
      </w:r>
      <w:r w:rsidR="00CA4430">
        <w:t xml:space="preserve"> across all 179 features was evaluated using the Shapiro-Wilk test and visual inspection of Q-Q plots. </w:t>
      </w:r>
      <w:r w:rsidR="006A39B2">
        <w:t>Although</w:t>
      </w:r>
      <w:r w:rsidR="00C45171">
        <w:t xml:space="preserve"> 23 features showed evidence</w:t>
      </w:r>
      <w:r w:rsidR="00CA4430">
        <w:t xml:space="preserve"> of non-normality, </w:t>
      </w:r>
      <w:r w:rsidR="00D62191">
        <w:t>one-sample t-test were</w:t>
      </w:r>
      <w:r w:rsidR="00D83C2C">
        <w:t xml:space="preserve"> applied consistently to all features to ensure methodological comparability</w:t>
      </w:r>
      <w:r w:rsidR="00D62191">
        <w:t xml:space="preserve">. Effect sizes were calculated as Cohen’s d and p-values were corrected for multiple </w:t>
      </w:r>
      <w:r w:rsidR="00DE64DF">
        <w:t xml:space="preserve">comparisons using false </w:t>
      </w:r>
      <w:r w:rsidR="00DD66EA">
        <w:t>discovery</w:t>
      </w:r>
      <w:r w:rsidR="00DE64DF">
        <w:t xml:space="preserve"> rate (FDR) correction. These analyses were conducted </w:t>
      </w:r>
      <w:r w:rsidR="00C45171">
        <w:t>across</w:t>
      </w:r>
      <w:r w:rsidR="00DE64DF">
        <w:t xml:space="preserve"> the entire SCI group</w:t>
      </w:r>
      <w:r w:rsidR="00C45171">
        <w:t xml:space="preserve">, </w:t>
      </w:r>
      <w:r w:rsidR="00DE64DF">
        <w:t>including both SCI-NP and SCI-nNP</w:t>
      </w:r>
      <w:r w:rsidR="00C45171">
        <w:t xml:space="preserve"> participants</w:t>
      </w:r>
      <w:r w:rsidR="00DE64DF">
        <w:t xml:space="preserve">. </w:t>
      </w:r>
    </w:p>
    <w:p w14:paraId="23BBB7A9" w14:textId="38FE27FD" w:rsidR="0076240F" w:rsidRDefault="00B75161" w:rsidP="0076240F">
      <w:pPr>
        <w:pStyle w:val="berschrift3"/>
      </w:pPr>
      <w:r>
        <w:t>Sub</w:t>
      </w:r>
      <w:r w:rsidR="00DE64DF">
        <w:t>group</w:t>
      </w:r>
      <w:r w:rsidR="0076240F">
        <w:t xml:space="preserve"> comparison</w:t>
      </w:r>
    </w:p>
    <w:p w14:paraId="4773BD2D" w14:textId="4BE9BB0C" w:rsidR="00FA75BA" w:rsidRDefault="00695164" w:rsidP="000C6510">
      <w:r>
        <w:t>To explore whether the deviations form normative brain features in the overall SCI group were driven by participants with or without neuropathic pain, we conducted post hoc subgroup analyses. Specifically, for brain features that showed significant deviations in the full SCI sample, we repeated one-sample t-tests separately in the SCI-NP and SCI-nNP subgroups</w:t>
      </w:r>
      <w:r w:rsidR="00E57482">
        <w:t xml:space="preserve"> against the normative model (median 0)</w:t>
      </w:r>
      <w:r>
        <w:t xml:space="preserve">. In addition, we performed between-group comparison using independent-samples t-tests to assess whether structural deviations differed between the two subgroups. </w:t>
      </w:r>
      <w:r w:rsidR="006A0128">
        <w:t xml:space="preserve">All analyses were considered exploratory. Effect sizes were reported as Cohen’s d. As these analyses were restricted to features that had already passed FDR corrections in the full sample, no additional correction for multiple comparison was applied. </w:t>
      </w:r>
    </w:p>
    <w:p w14:paraId="4B1CC5F1" w14:textId="5295760B" w:rsidR="0076240F" w:rsidRDefault="0076240F" w:rsidP="0076240F">
      <w:pPr>
        <w:pStyle w:val="berschrift3"/>
      </w:pPr>
      <w:r>
        <w:t xml:space="preserve">Correlations with </w:t>
      </w:r>
      <w:r w:rsidR="00957118">
        <w:t xml:space="preserve">pain </w:t>
      </w:r>
      <w:r>
        <w:t>variables</w:t>
      </w:r>
    </w:p>
    <w:p w14:paraId="68C2B18A" w14:textId="6A28EC21" w:rsidR="00E57482" w:rsidRDefault="00D86C9A" w:rsidP="000C6510">
      <w:r>
        <w:t xml:space="preserve">Finally, in the SCI-NP subgroup, we assessed whether the </w:t>
      </w:r>
      <w:r w:rsidR="0075398A">
        <w:t>magnitude</w:t>
      </w:r>
      <w:r>
        <w:t xml:space="preserve"> of structural deviations was associated with clinical pain characteristics. </w:t>
      </w:r>
      <w:r w:rsidR="00E57482" w:rsidRPr="00541F6D">
        <w:t xml:space="preserve">Analyses were restricted to </w:t>
      </w:r>
      <w:r w:rsidR="00E57482">
        <w:t>b</w:t>
      </w:r>
      <w:r w:rsidR="00E57482" w:rsidRPr="00541F6D">
        <w:t xml:space="preserve">rain features that showed significant deviations from the normative model in the SCI cohort. </w:t>
      </w:r>
      <w:r w:rsidR="000F695F" w:rsidRPr="000F695F">
        <w:t>Spearman correlation analyses</w:t>
      </w:r>
      <w:r>
        <w:t xml:space="preserve"> were performed between brain features </w:t>
      </w:r>
      <w:r w:rsidR="00E57482">
        <w:t xml:space="preserve">residuals </w:t>
      </w:r>
      <w:r>
        <w:t xml:space="preserve">and </w:t>
      </w:r>
      <w:r w:rsidR="00957118">
        <w:t xml:space="preserve">the </w:t>
      </w:r>
      <w:r w:rsidR="00474F98">
        <w:t xml:space="preserve">three </w:t>
      </w:r>
      <w:r w:rsidR="00957118">
        <w:t xml:space="preserve">pain </w:t>
      </w:r>
      <w:r w:rsidR="000F695F" w:rsidRPr="000F695F">
        <w:t>variable</w:t>
      </w:r>
      <w:r w:rsidR="00C81969">
        <w:t>s</w:t>
      </w:r>
      <w:r w:rsidR="00ED0933">
        <w:t xml:space="preserve">: </w:t>
      </w:r>
      <w:r w:rsidR="00C81969">
        <w:t xml:space="preserve">(1) </w:t>
      </w:r>
      <w:r w:rsidR="009A016D">
        <w:t>maximum</w:t>
      </w:r>
      <w:r w:rsidR="00FA75BA">
        <w:t xml:space="preserve"> pain intensity, </w:t>
      </w:r>
      <w:r w:rsidR="00C81969">
        <w:t xml:space="preserve">(2) </w:t>
      </w:r>
      <w:r w:rsidR="009A016D">
        <w:t xml:space="preserve">average </w:t>
      </w:r>
      <w:r w:rsidR="00FA75BA">
        <w:t>pain intensity</w:t>
      </w:r>
      <w:r w:rsidR="00957118">
        <w:t xml:space="preserve"> and</w:t>
      </w:r>
      <w:r w:rsidR="00FA75BA">
        <w:t xml:space="preserve"> </w:t>
      </w:r>
      <w:r w:rsidR="00C81969">
        <w:t xml:space="preserve">(3) </w:t>
      </w:r>
      <w:r w:rsidR="00FA75BA">
        <w:t>spatial extent of pain</w:t>
      </w:r>
      <w:r w:rsidR="00957118">
        <w:t>.</w:t>
      </w:r>
    </w:p>
    <w:p w14:paraId="1620D151" w14:textId="6FAC909C" w:rsidR="00554706" w:rsidRDefault="00554706">
      <w:pPr>
        <w:spacing w:line="240" w:lineRule="auto"/>
        <w:jc w:val="left"/>
      </w:pPr>
      <w:r>
        <w:br w:type="page"/>
      </w:r>
    </w:p>
    <w:p w14:paraId="27A46672" w14:textId="5FF3652F" w:rsidR="00097A62" w:rsidRPr="00097A62" w:rsidRDefault="00D86C14" w:rsidP="00097A62">
      <w:pPr>
        <w:pStyle w:val="berschrift1"/>
      </w:pPr>
      <w:r w:rsidRPr="00E97634">
        <w:lastRenderedPageBreak/>
        <w:t xml:space="preserve">Results </w:t>
      </w:r>
    </w:p>
    <w:p w14:paraId="2D00D149" w14:textId="2CF6DF42" w:rsidR="0051760B" w:rsidRDefault="00340EF5" w:rsidP="00340EF5">
      <w:pPr>
        <w:pStyle w:val="berschrift2"/>
      </w:pPr>
      <w:r>
        <w:t>Participant</w:t>
      </w:r>
      <w:r w:rsidR="008F5F36">
        <w:t xml:space="preserve"> </w:t>
      </w:r>
      <w:r>
        <w:t>characteristics</w:t>
      </w:r>
    </w:p>
    <w:tbl>
      <w:tblPr>
        <w:tblStyle w:val="Tabellenraster"/>
        <w:tblpPr w:leftFromText="141" w:rightFromText="141" w:vertAnchor="text" w:horzAnchor="margin" w:tblpY="-3"/>
        <w:tblW w:w="9140" w:type="dxa"/>
        <w:tblLook w:val="04A0" w:firstRow="1" w:lastRow="0" w:firstColumn="1" w:lastColumn="0" w:noHBand="0" w:noVBand="1"/>
      </w:tblPr>
      <w:tblGrid>
        <w:gridCol w:w="2405"/>
        <w:gridCol w:w="2126"/>
        <w:gridCol w:w="2410"/>
        <w:gridCol w:w="2199"/>
      </w:tblGrid>
      <w:tr w:rsidR="005124E8" w14:paraId="7E38CD7A" w14:textId="77777777" w:rsidTr="005124E8">
        <w:trPr>
          <w:trHeight w:val="537"/>
        </w:trPr>
        <w:tc>
          <w:tcPr>
            <w:tcW w:w="2405" w:type="dxa"/>
          </w:tcPr>
          <w:p w14:paraId="2B8D41B1" w14:textId="77777777" w:rsidR="005124E8" w:rsidRPr="00243C87" w:rsidRDefault="005124E8" w:rsidP="005124E8">
            <w:pPr>
              <w:spacing w:line="276" w:lineRule="auto"/>
              <w:jc w:val="center"/>
              <w:rPr>
                <w:b/>
                <w:bCs/>
              </w:rPr>
            </w:pPr>
          </w:p>
        </w:tc>
        <w:tc>
          <w:tcPr>
            <w:tcW w:w="2126" w:type="dxa"/>
          </w:tcPr>
          <w:p w14:paraId="651DE443" w14:textId="77777777" w:rsidR="005124E8" w:rsidRDefault="005124E8" w:rsidP="005124E8">
            <w:pPr>
              <w:spacing w:line="276" w:lineRule="auto"/>
              <w:jc w:val="center"/>
              <w:rPr>
                <w:b/>
                <w:bCs/>
              </w:rPr>
            </w:pPr>
            <w:r>
              <w:rPr>
                <w:b/>
                <w:bCs/>
              </w:rPr>
              <w:t xml:space="preserve">SCI Total </w:t>
            </w:r>
          </w:p>
          <w:p w14:paraId="46CACAB0" w14:textId="77777777" w:rsidR="005124E8" w:rsidRPr="008E089E" w:rsidRDefault="005124E8" w:rsidP="005124E8">
            <w:pPr>
              <w:spacing w:line="276" w:lineRule="auto"/>
              <w:jc w:val="center"/>
              <w:rPr>
                <w:b/>
                <w:bCs/>
              </w:rPr>
            </w:pPr>
            <w:r>
              <w:rPr>
                <w:b/>
                <w:bCs/>
              </w:rPr>
              <w:t>(n=34)</w:t>
            </w:r>
          </w:p>
        </w:tc>
        <w:tc>
          <w:tcPr>
            <w:tcW w:w="2410" w:type="dxa"/>
          </w:tcPr>
          <w:p w14:paraId="6CCE8E70" w14:textId="77777777" w:rsidR="005124E8" w:rsidRDefault="005124E8" w:rsidP="005124E8">
            <w:pPr>
              <w:spacing w:line="276" w:lineRule="auto"/>
              <w:jc w:val="center"/>
              <w:rPr>
                <w:b/>
                <w:bCs/>
              </w:rPr>
            </w:pPr>
            <w:r w:rsidRPr="008E089E">
              <w:rPr>
                <w:b/>
                <w:bCs/>
              </w:rPr>
              <w:t>SCI-NP</w:t>
            </w:r>
            <w:r>
              <w:rPr>
                <w:b/>
                <w:bCs/>
              </w:rPr>
              <w:t xml:space="preserve"> </w:t>
            </w:r>
          </w:p>
          <w:p w14:paraId="4B3B49FC" w14:textId="77777777" w:rsidR="005124E8" w:rsidRPr="008E089E" w:rsidRDefault="005124E8" w:rsidP="005124E8">
            <w:pPr>
              <w:spacing w:line="276" w:lineRule="auto"/>
              <w:jc w:val="center"/>
              <w:rPr>
                <w:b/>
                <w:bCs/>
              </w:rPr>
            </w:pPr>
            <w:r w:rsidRPr="008E089E">
              <w:rPr>
                <w:b/>
                <w:bCs/>
              </w:rPr>
              <w:t>(n = 24)</w:t>
            </w:r>
          </w:p>
        </w:tc>
        <w:tc>
          <w:tcPr>
            <w:tcW w:w="2199" w:type="dxa"/>
          </w:tcPr>
          <w:p w14:paraId="3C922695" w14:textId="77777777" w:rsidR="005124E8" w:rsidRDefault="005124E8" w:rsidP="005124E8">
            <w:pPr>
              <w:spacing w:line="276" w:lineRule="auto"/>
              <w:jc w:val="center"/>
              <w:rPr>
                <w:b/>
                <w:bCs/>
              </w:rPr>
            </w:pPr>
            <w:r w:rsidRPr="008E089E">
              <w:rPr>
                <w:b/>
                <w:bCs/>
              </w:rPr>
              <w:t>SCI-nNP</w:t>
            </w:r>
            <w:r>
              <w:rPr>
                <w:b/>
                <w:bCs/>
              </w:rPr>
              <w:t xml:space="preserve"> </w:t>
            </w:r>
          </w:p>
          <w:p w14:paraId="4DDEFA65" w14:textId="77777777" w:rsidR="005124E8" w:rsidRPr="008E089E" w:rsidRDefault="005124E8" w:rsidP="005124E8">
            <w:pPr>
              <w:spacing w:line="276" w:lineRule="auto"/>
              <w:jc w:val="center"/>
              <w:rPr>
                <w:b/>
                <w:bCs/>
              </w:rPr>
            </w:pPr>
            <w:r w:rsidRPr="008E089E">
              <w:rPr>
                <w:b/>
                <w:bCs/>
              </w:rPr>
              <w:t>(n = 10)</w:t>
            </w:r>
          </w:p>
        </w:tc>
      </w:tr>
      <w:tr w:rsidR="005124E8" w14:paraId="18875330" w14:textId="77777777" w:rsidTr="005124E8">
        <w:tc>
          <w:tcPr>
            <w:tcW w:w="9140" w:type="dxa"/>
            <w:gridSpan w:val="4"/>
          </w:tcPr>
          <w:p w14:paraId="642FCAE3" w14:textId="77777777" w:rsidR="005124E8" w:rsidRPr="008E089E" w:rsidRDefault="005124E8" w:rsidP="005124E8">
            <w:pPr>
              <w:rPr>
                <w:b/>
                <w:bCs/>
              </w:rPr>
            </w:pPr>
            <w:r w:rsidRPr="008E089E">
              <w:rPr>
                <w:b/>
                <w:bCs/>
              </w:rPr>
              <w:t>Demographics</w:t>
            </w:r>
            <w:r>
              <w:rPr>
                <w:b/>
                <w:bCs/>
              </w:rPr>
              <w:t xml:space="preserve"> </w:t>
            </w:r>
          </w:p>
        </w:tc>
      </w:tr>
      <w:tr w:rsidR="005124E8" w14:paraId="2D79AF80" w14:textId="77777777" w:rsidTr="00384C68">
        <w:trPr>
          <w:trHeight w:val="487"/>
        </w:trPr>
        <w:tc>
          <w:tcPr>
            <w:tcW w:w="2405" w:type="dxa"/>
            <w:vAlign w:val="center"/>
          </w:tcPr>
          <w:p w14:paraId="1A8F216C" w14:textId="5A24A8EF" w:rsidR="005124E8" w:rsidRDefault="005124E8" w:rsidP="00384C68">
            <w:pPr>
              <w:spacing w:line="240" w:lineRule="auto"/>
              <w:jc w:val="left"/>
            </w:pPr>
            <w:r>
              <w:t>Age</w:t>
            </w:r>
          </w:p>
        </w:tc>
        <w:tc>
          <w:tcPr>
            <w:tcW w:w="2126" w:type="dxa"/>
            <w:vAlign w:val="center"/>
          </w:tcPr>
          <w:p w14:paraId="0001DC91" w14:textId="77777777" w:rsidR="005124E8" w:rsidRPr="00243C87" w:rsidRDefault="005124E8" w:rsidP="00384C68">
            <w:pPr>
              <w:spacing w:line="240" w:lineRule="auto"/>
              <w:jc w:val="center"/>
            </w:pPr>
            <w:r w:rsidRPr="006D15BF">
              <w:t>56.8</w:t>
            </w:r>
            <w:r>
              <w:t xml:space="preserve">5 </w:t>
            </w:r>
            <w:r w:rsidRPr="00243C87">
              <w:t>±</w:t>
            </w:r>
            <w:r>
              <w:t xml:space="preserve"> 9.67 years</w:t>
            </w:r>
          </w:p>
        </w:tc>
        <w:tc>
          <w:tcPr>
            <w:tcW w:w="2410" w:type="dxa"/>
            <w:vAlign w:val="center"/>
          </w:tcPr>
          <w:p w14:paraId="62776038" w14:textId="77777777" w:rsidR="005124E8" w:rsidRPr="00243C87" w:rsidRDefault="005124E8" w:rsidP="00384C68">
            <w:pPr>
              <w:spacing w:line="240" w:lineRule="auto"/>
              <w:jc w:val="center"/>
            </w:pPr>
            <w:r w:rsidRPr="00243C87">
              <w:t>56.79 ± 9.46 years</w:t>
            </w:r>
          </w:p>
        </w:tc>
        <w:tc>
          <w:tcPr>
            <w:tcW w:w="2199" w:type="dxa"/>
            <w:vAlign w:val="center"/>
          </w:tcPr>
          <w:p w14:paraId="18B3315E" w14:textId="77777777" w:rsidR="005124E8" w:rsidRPr="00243C87" w:rsidRDefault="005124E8" w:rsidP="00384C68">
            <w:pPr>
              <w:spacing w:line="240" w:lineRule="auto"/>
              <w:jc w:val="center"/>
            </w:pPr>
            <w:r w:rsidRPr="00243C87">
              <w:t>57.00 ± 10.69 years</w:t>
            </w:r>
          </w:p>
        </w:tc>
      </w:tr>
      <w:tr w:rsidR="005124E8" w14:paraId="26E8AC12" w14:textId="77777777" w:rsidTr="00384C68">
        <w:trPr>
          <w:trHeight w:val="409"/>
        </w:trPr>
        <w:tc>
          <w:tcPr>
            <w:tcW w:w="2405" w:type="dxa"/>
            <w:vAlign w:val="center"/>
          </w:tcPr>
          <w:p w14:paraId="304E9EDD" w14:textId="77777777" w:rsidR="005124E8" w:rsidRDefault="005124E8" w:rsidP="00384C68">
            <w:pPr>
              <w:spacing w:line="240" w:lineRule="auto"/>
              <w:jc w:val="left"/>
            </w:pPr>
            <w:r>
              <w:t xml:space="preserve">Sex (M/F) </w:t>
            </w:r>
          </w:p>
        </w:tc>
        <w:tc>
          <w:tcPr>
            <w:tcW w:w="2126" w:type="dxa"/>
            <w:vAlign w:val="center"/>
          </w:tcPr>
          <w:p w14:paraId="53314433" w14:textId="77777777" w:rsidR="005124E8" w:rsidRPr="00243C87" w:rsidRDefault="005124E8" w:rsidP="00384C68">
            <w:pPr>
              <w:spacing w:line="240" w:lineRule="auto"/>
              <w:jc w:val="center"/>
            </w:pPr>
            <w:r>
              <w:t>28/4</w:t>
            </w:r>
          </w:p>
        </w:tc>
        <w:tc>
          <w:tcPr>
            <w:tcW w:w="2410" w:type="dxa"/>
            <w:vAlign w:val="center"/>
          </w:tcPr>
          <w:p w14:paraId="2412300C" w14:textId="77777777" w:rsidR="005124E8" w:rsidRPr="00243C87" w:rsidRDefault="005124E8" w:rsidP="00384C68">
            <w:pPr>
              <w:spacing w:line="240" w:lineRule="auto"/>
              <w:jc w:val="center"/>
            </w:pPr>
            <w:r w:rsidRPr="00243C87">
              <w:t>20/4</w:t>
            </w:r>
          </w:p>
        </w:tc>
        <w:tc>
          <w:tcPr>
            <w:tcW w:w="2199" w:type="dxa"/>
            <w:vAlign w:val="center"/>
          </w:tcPr>
          <w:p w14:paraId="68C9F5D4" w14:textId="77777777" w:rsidR="005124E8" w:rsidRPr="00243C87" w:rsidRDefault="005124E8" w:rsidP="00384C68">
            <w:pPr>
              <w:spacing w:line="240" w:lineRule="auto"/>
              <w:jc w:val="center"/>
            </w:pPr>
            <w:r w:rsidRPr="00243C87">
              <w:t>8/2</w:t>
            </w:r>
          </w:p>
        </w:tc>
      </w:tr>
      <w:tr w:rsidR="00384C68" w14:paraId="3644289B" w14:textId="77777777" w:rsidTr="00384C68">
        <w:trPr>
          <w:trHeight w:val="467"/>
        </w:trPr>
        <w:tc>
          <w:tcPr>
            <w:tcW w:w="2405" w:type="dxa"/>
            <w:vAlign w:val="center"/>
          </w:tcPr>
          <w:p w14:paraId="48AF7A49" w14:textId="0E77EAB6" w:rsidR="00384C68" w:rsidRDefault="00384C68" w:rsidP="00384C68">
            <w:pPr>
              <w:spacing w:line="240" w:lineRule="auto"/>
              <w:jc w:val="left"/>
            </w:pPr>
            <w:r>
              <w:t>Time since injury</w:t>
            </w:r>
          </w:p>
        </w:tc>
        <w:tc>
          <w:tcPr>
            <w:tcW w:w="2126" w:type="dxa"/>
            <w:vAlign w:val="center"/>
          </w:tcPr>
          <w:p w14:paraId="0EF321FB" w14:textId="297412E6" w:rsidR="00384C68" w:rsidRDefault="00384C68" w:rsidP="00384C68">
            <w:pPr>
              <w:spacing w:line="240" w:lineRule="auto"/>
              <w:jc w:val="center"/>
            </w:pPr>
            <w:r>
              <w:t xml:space="preserve">16.53 </w:t>
            </w:r>
            <w:r w:rsidRPr="00243C87">
              <w:t>±</w:t>
            </w:r>
            <w:r>
              <w:t xml:space="preserve"> 9.15</w:t>
            </w:r>
          </w:p>
        </w:tc>
        <w:tc>
          <w:tcPr>
            <w:tcW w:w="2410" w:type="dxa"/>
            <w:vAlign w:val="center"/>
          </w:tcPr>
          <w:p w14:paraId="206B5D66" w14:textId="6505BFAB" w:rsidR="00384C68" w:rsidRPr="00243C87" w:rsidRDefault="00384C68" w:rsidP="00384C68">
            <w:pPr>
              <w:spacing w:line="240" w:lineRule="auto"/>
              <w:jc w:val="center"/>
            </w:pPr>
            <w:r>
              <w:t xml:space="preserve">16.96 </w:t>
            </w:r>
            <w:r w:rsidRPr="00243C87">
              <w:t>±</w:t>
            </w:r>
            <w:r>
              <w:t xml:space="preserve"> 9.81</w:t>
            </w:r>
          </w:p>
        </w:tc>
        <w:tc>
          <w:tcPr>
            <w:tcW w:w="2199" w:type="dxa"/>
            <w:vAlign w:val="center"/>
          </w:tcPr>
          <w:p w14:paraId="51EAC2E8" w14:textId="2896F337" w:rsidR="00384C68" w:rsidRPr="00243C87" w:rsidRDefault="00384C68" w:rsidP="00384C68">
            <w:pPr>
              <w:spacing w:line="240" w:lineRule="auto"/>
              <w:jc w:val="center"/>
            </w:pPr>
            <w:r>
              <w:t xml:space="preserve">15.5 </w:t>
            </w:r>
            <w:r w:rsidRPr="00243C87">
              <w:t>±</w:t>
            </w:r>
            <w:r>
              <w:t xml:space="preserve"> 7.72</w:t>
            </w:r>
          </w:p>
        </w:tc>
      </w:tr>
      <w:tr w:rsidR="00384C68" w14:paraId="74B383ED" w14:textId="77777777" w:rsidTr="00384C68">
        <w:tc>
          <w:tcPr>
            <w:tcW w:w="2405" w:type="dxa"/>
            <w:vAlign w:val="center"/>
          </w:tcPr>
          <w:p w14:paraId="471DF126" w14:textId="4661EA38" w:rsidR="00384C68" w:rsidRDefault="00384C68" w:rsidP="00384C68">
            <w:pPr>
              <w:spacing w:line="240" w:lineRule="auto"/>
              <w:jc w:val="left"/>
            </w:pPr>
            <w:r>
              <w:t>Neurological level of injury*, n (%)</w:t>
            </w:r>
          </w:p>
        </w:tc>
        <w:tc>
          <w:tcPr>
            <w:tcW w:w="6735" w:type="dxa"/>
            <w:gridSpan w:val="3"/>
            <w:vAlign w:val="center"/>
          </w:tcPr>
          <w:p w14:paraId="62B92B00" w14:textId="22B47CCF" w:rsidR="00384C68" w:rsidRDefault="00384C68" w:rsidP="00384C68">
            <w:pPr>
              <w:spacing w:line="240" w:lineRule="auto"/>
              <w:jc w:val="center"/>
            </w:pPr>
          </w:p>
        </w:tc>
      </w:tr>
      <w:tr w:rsidR="00384C68" w14:paraId="48816633" w14:textId="77777777" w:rsidTr="00384C68">
        <w:tc>
          <w:tcPr>
            <w:tcW w:w="2405" w:type="dxa"/>
          </w:tcPr>
          <w:p w14:paraId="25D90EA4" w14:textId="77777777" w:rsidR="00384C68" w:rsidRDefault="00384C68" w:rsidP="00384C68">
            <w:pPr>
              <w:jc w:val="center"/>
            </w:pPr>
            <w:r>
              <w:t>Th1</w:t>
            </w:r>
          </w:p>
        </w:tc>
        <w:tc>
          <w:tcPr>
            <w:tcW w:w="2126" w:type="dxa"/>
            <w:vAlign w:val="center"/>
          </w:tcPr>
          <w:p w14:paraId="13136081" w14:textId="77777777" w:rsidR="00384C68" w:rsidRDefault="00384C68" w:rsidP="00384C68">
            <w:pPr>
              <w:spacing w:line="240" w:lineRule="auto"/>
              <w:jc w:val="center"/>
            </w:pPr>
            <w:r>
              <w:t>1 (2.9 %)</w:t>
            </w:r>
          </w:p>
        </w:tc>
        <w:tc>
          <w:tcPr>
            <w:tcW w:w="2410" w:type="dxa"/>
            <w:vAlign w:val="center"/>
          </w:tcPr>
          <w:p w14:paraId="6969EDCE" w14:textId="77777777" w:rsidR="00384C68" w:rsidRDefault="00384C68" w:rsidP="00384C68">
            <w:pPr>
              <w:spacing w:line="240" w:lineRule="auto"/>
              <w:jc w:val="center"/>
            </w:pPr>
            <w:r>
              <w:t>1 (4.2 %)</w:t>
            </w:r>
          </w:p>
        </w:tc>
        <w:tc>
          <w:tcPr>
            <w:tcW w:w="2199" w:type="dxa"/>
            <w:vAlign w:val="center"/>
          </w:tcPr>
          <w:p w14:paraId="1FD4F9D7" w14:textId="77777777" w:rsidR="00384C68" w:rsidRDefault="00384C68" w:rsidP="00384C68">
            <w:pPr>
              <w:spacing w:line="240" w:lineRule="auto"/>
              <w:jc w:val="center"/>
            </w:pPr>
            <w:r>
              <w:t>-</w:t>
            </w:r>
          </w:p>
        </w:tc>
      </w:tr>
      <w:tr w:rsidR="00384C68" w14:paraId="304B64EE" w14:textId="77777777" w:rsidTr="00384C68">
        <w:tc>
          <w:tcPr>
            <w:tcW w:w="2405" w:type="dxa"/>
          </w:tcPr>
          <w:p w14:paraId="273A9C1A" w14:textId="77777777" w:rsidR="00384C68" w:rsidRDefault="00384C68" w:rsidP="00384C68">
            <w:pPr>
              <w:jc w:val="center"/>
            </w:pPr>
            <w:r>
              <w:t>Th2</w:t>
            </w:r>
          </w:p>
        </w:tc>
        <w:tc>
          <w:tcPr>
            <w:tcW w:w="2126" w:type="dxa"/>
            <w:vAlign w:val="center"/>
          </w:tcPr>
          <w:p w14:paraId="0E8368AA" w14:textId="77777777" w:rsidR="00384C68" w:rsidRDefault="00384C68" w:rsidP="00384C68">
            <w:pPr>
              <w:spacing w:line="240" w:lineRule="auto"/>
              <w:jc w:val="center"/>
            </w:pPr>
            <w:r>
              <w:t>1 (2.9 %)</w:t>
            </w:r>
          </w:p>
        </w:tc>
        <w:tc>
          <w:tcPr>
            <w:tcW w:w="2410" w:type="dxa"/>
            <w:vAlign w:val="center"/>
          </w:tcPr>
          <w:p w14:paraId="625305B7" w14:textId="77777777" w:rsidR="00384C68" w:rsidRDefault="00384C68" w:rsidP="00384C68">
            <w:pPr>
              <w:spacing w:line="240" w:lineRule="auto"/>
              <w:jc w:val="center"/>
            </w:pPr>
            <w:r>
              <w:t>1 (4.2 %)</w:t>
            </w:r>
          </w:p>
        </w:tc>
        <w:tc>
          <w:tcPr>
            <w:tcW w:w="2199" w:type="dxa"/>
            <w:vAlign w:val="center"/>
          </w:tcPr>
          <w:p w14:paraId="260F3405" w14:textId="77777777" w:rsidR="00384C68" w:rsidRDefault="00384C68" w:rsidP="00384C68">
            <w:pPr>
              <w:spacing w:line="240" w:lineRule="auto"/>
              <w:jc w:val="center"/>
            </w:pPr>
            <w:r>
              <w:t>-</w:t>
            </w:r>
          </w:p>
        </w:tc>
      </w:tr>
      <w:tr w:rsidR="00384C68" w14:paraId="3FE46A7C" w14:textId="77777777" w:rsidTr="00384C68">
        <w:tc>
          <w:tcPr>
            <w:tcW w:w="2405" w:type="dxa"/>
          </w:tcPr>
          <w:p w14:paraId="576BD261" w14:textId="77777777" w:rsidR="00384C68" w:rsidRDefault="00384C68" w:rsidP="00384C68">
            <w:pPr>
              <w:jc w:val="center"/>
            </w:pPr>
            <w:r>
              <w:t>Th3</w:t>
            </w:r>
          </w:p>
        </w:tc>
        <w:tc>
          <w:tcPr>
            <w:tcW w:w="2126" w:type="dxa"/>
            <w:vAlign w:val="center"/>
          </w:tcPr>
          <w:p w14:paraId="5E72BDDC" w14:textId="77777777" w:rsidR="00384C68" w:rsidRDefault="00384C68" w:rsidP="00384C68">
            <w:pPr>
              <w:spacing w:line="240" w:lineRule="auto"/>
              <w:jc w:val="center"/>
            </w:pPr>
            <w:r>
              <w:t>3 (8.8 %)</w:t>
            </w:r>
          </w:p>
        </w:tc>
        <w:tc>
          <w:tcPr>
            <w:tcW w:w="2410" w:type="dxa"/>
            <w:vAlign w:val="center"/>
          </w:tcPr>
          <w:p w14:paraId="72EA8CF7" w14:textId="77777777" w:rsidR="00384C68" w:rsidRDefault="00384C68" w:rsidP="00384C68">
            <w:pPr>
              <w:spacing w:line="240" w:lineRule="auto"/>
              <w:jc w:val="center"/>
            </w:pPr>
            <w:r>
              <w:t>3 (12.5 %)</w:t>
            </w:r>
          </w:p>
        </w:tc>
        <w:tc>
          <w:tcPr>
            <w:tcW w:w="2199" w:type="dxa"/>
            <w:vAlign w:val="center"/>
          </w:tcPr>
          <w:p w14:paraId="2B2EDD16" w14:textId="77777777" w:rsidR="00384C68" w:rsidRDefault="00384C68" w:rsidP="00384C68">
            <w:pPr>
              <w:spacing w:line="240" w:lineRule="auto"/>
              <w:jc w:val="center"/>
            </w:pPr>
            <w:r>
              <w:t>-</w:t>
            </w:r>
          </w:p>
        </w:tc>
      </w:tr>
      <w:tr w:rsidR="00384C68" w14:paraId="47D5D39F" w14:textId="77777777" w:rsidTr="00384C68">
        <w:tc>
          <w:tcPr>
            <w:tcW w:w="2405" w:type="dxa"/>
          </w:tcPr>
          <w:p w14:paraId="38D5FA8D" w14:textId="77777777" w:rsidR="00384C68" w:rsidRDefault="00384C68" w:rsidP="00384C68">
            <w:pPr>
              <w:jc w:val="center"/>
            </w:pPr>
            <w:r>
              <w:t>Th4</w:t>
            </w:r>
          </w:p>
        </w:tc>
        <w:tc>
          <w:tcPr>
            <w:tcW w:w="2126" w:type="dxa"/>
            <w:vAlign w:val="center"/>
          </w:tcPr>
          <w:p w14:paraId="03F9D575" w14:textId="77777777" w:rsidR="00384C68" w:rsidRDefault="00384C68" w:rsidP="00384C68">
            <w:pPr>
              <w:spacing w:line="240" w:lineRule="auto"/>
              <w:jc w:val="center"/>
            </w:pPr>
            <w:r>
              <w:t>3 (8.8 %)</w:t>
            </w:r>
          </w:p>
        </w:tc>
        <w:tc>
          <w:tcPr>
            <w:tcW w:w="2410" w:type="dxa"/>
            <w:vAlign w:val="center"/>
          </w:tcPr>
          <w:p w14:paraId="227EA201" w14:textId="77777777" w:rsidR="00384C68" w:rsidRDefault="00384C68" w:rsidP="00384C68">
            <w:pPr>
              <w:spacing w:line="240" w:lineRule="auto"/>
              <w:jc w:val="center"/>
            </w:pPr>
            <w:r>
              <w:t>-</w:t>
            </w:r>
          </w:p>
        </w:tc>
        <w:tc>
          <w:tcPr>
            <w:tcW w:w="2199" w:type="dxa"/>
            <w:vAlign w:val="center"/>
          </w:tcPr>
          <w:p w14:paraId="6F19B230" w14:textId="77777777" w:rsidR="00384C68" w:rsidRDefault="00384C68" w:rsidP="00384C68">
            <w:pPr>
              <w:spacing w:line="240" w:lineRule="auto"/>
              <w:jc w:val="center"/>
            </w:pPr>
            <w:r>
              <w:t>3 (30 %)</w:t>
            </w:r>
          </w:p>
        </w:tc>
      </w:tr>
      <w:tr w:rsidR="00384C68" w14:paraId="165EC4D9" w14:textId="77777777" w:rsidTr="00384C68">
        <w:tc>
          <w:tcPr>
            <w:tcW w:w="2405" w:type="dxa"/>
          </w:tcPr>
          <w:p w14:paraId="71246216" w14:textId="77777777" w:rsidR="00384C68" w:rsidRDefault="00384C68" w:rsidP="00384C68">
            <w:pPr>
              <w:jc w:val="center"/>
            </w:pPr>
            <w:r>
              <w:t>Th5</w:t>
            </w:r>
          </w:p>
        </w:tc>
        <w:tc>
          <w:tcPr>
            <w:tcW w:w="2126" w:type="dxa"/>
            <w:vAlign w:val="center"/>
          </w:tcPr>
          <w:p w14:paraId="1BD3D257" w14:textId="77777777" w:rsidR="00384C68" w:rsidRDefault="00384C68" w:rsidP="00384C68">
            <w:pPr>
              <w:spacing w:line="240" w:lineRule="auto"/>
              <w:jc w:val="center"/>
            </w:pPr>
            <w:r>
              <w:t>3 (8.8 %)</w:t>
            </w:r>
          </w:p>
        </w:tc>
        <w:tc>
          <w:tcPr>
            <w:tcW w:w="2410" w:type="dxa"/>
            <w:vAlign w:val="center"/>
          </w:tcPr>
          <w:p w14:paraId="2839201C" w14:textId="77777777" w:rsidR="00384C68" w:rsidRDefault="00384C68" w:rsidP="00384C68">
            <w:pPr>
              <w:spacing w:line="240" w:lineRule="auto"/>
              <w:jc w:val="center"/>
            </w:pPr>
            <w:r>
              <w:t>2 (8.3 %)</w:t>
            </w:r>
          </w:p>
        </w:tc>
        <w:tc>
          <w:tcPr>
            <w:tcW w:w="2199" w:type="dxa"/>
            <w:vAlign w:val="center"/>
          </w:tcPr>
          <w:p w14:paraId="3291971B" w14:textId="77777777" w:rsidR="00384C68" w:rsidRDefault="00384C68" w:rsidP="00384C68">
            <w:pPr>
              <w:spacing w:line="240" w:lineRule="auto"/>
              <w:jc w:val="center"/>
            </w:pPr>
            <w:r>
              <w:t>1 (10 %)</w:t>
            </w:r>
          </w:p>
        </w:tc>
      </w:tr>
      <w:tr w:rsidR="00384C68" w14:paraId="15C0D973" w14:textId="77777777" w:rsidTr="00384C68">
        <w:tc>
          <w:tcPr>
            <w:tcW w:w="2405" w:type="dxa"/>
          </w:tcPr>
          <w:p w14:paraId="4CB26ABC" w14:textId="77777777" w:rsidR="00384C68" w:rsidRDefault="00384C68" w:rsidP="00384C68">
            <w:pPr>
              <w:jc w:val="center"/>
            </w:pPr>
            <w:r>
              <w:t>Th6</w:t>
            </w:r>
          </w:p>
        </w:tc>
        <w:tc>
          <w:tcPr>
            <w:tcW w:w="2126" w:type="dxa"/>
            <w:vAlign w:val="center"/>
          </w:tcPr>
          <w:p w14:paraId="73B58716" w14:textId="77777777" w:rsidR="00384C68" w:rsidRDefault="00384C68" w:rsidP="00384C68">
            <w:pPr>
              <w:spacing w:line="240" w:lineRule="auto"/>
              <w:jc w:val="center"/>
            </w:pPr>
            <w:r>
              <w:t>1 (2.9 %)</w:t>
            </w:r>
          </w:p>
        </w:tc>
        <w:tc>
          <w:tcPr>
            <w:tcW w:w="2410" w:type="dxa"/>
            <w:vAlign w:val="center"/>
          </w:tcPr>
          <w:p w14:paraId="160C3A33" w14:textId="77777777" w:rsidR="00384C68" w:rsidRDefault="00384C68" w:rsidP="00384C68">
            <w:pPr>
              <w:spacing w:line="240" w:lineRule="auto"/>
              <w:jc w:val="center"/>
            </w:pPr>
            <w:r>
              <w:t>-</w:t>
            </w:r>
          </w:p>
        </w:tc>
        <w:tc>
          <w:tcPr>
            <w:tcW w:w="2199" w:type="dxa"/>
            <w:vAlign w:val="center"/>
          </w:tcPr>
          <w:p w14:paraId="6E217CE2" w14:textId="77777777" w:rsidR="00384C68" w:rsidRDefault="00384C68" w:rsidP="00384C68">
            <w:pPr>
              <w:spacing w:line="240" w:lineRule="auto"/>
              <w:jc w:val="center"/>
            </w:pPr>
            <w:r>
              <w:t>1 (10 %)</w:t>
            </w:r>
          </w:p>
        </w:tc>
      </w:tr>
      <w:tr w:rsidR="00384C68" w14:paraId="1A295945" w14:textId="77777777" w:rsidTr="00384C68">
        <w:tc>
          <w:tcPr>
            <w:tcW w:w="2405" w:type="dxa"/>
          </w:tcPr>
          <w:p w14:paraId="2262C11C" w14:textId="77777777" w:rsidR="00384C68" w:rsidRDefault="00384C68" w:rsidP="00384C68">
            <w:pPr>
              <w:jc w:val="center"/>
            </w:pPr>
            <w:r>
              <w:t>Th7</w:t>
            </w:r>
          </w:p>
        </w:tc>
        <w:tc>
          <w:tcPr>
            <w:tcW w:w="2126" w:type="dxa"/>
            <w:vAlign w:val="center"/>
          </w:tcPr>
          <w:p w14:paraId="419708B8" w14:textId="77777777" w:rsidR="00384C68" w:rsidRDefault="00384C68" w:rsidP="00384C68">
            <w:pPr>
              <w:spacing w:line="240" w:lineRule="auto"/>
              <w:jc w:val="center"/>
            </w:pPr>
            <w:r>
              <w:t>-</w:t>
            </w:r>
          </w:p>
        </w:tc>
        <w:tc>
          <w:tcPr>
            <w:tcW w:w="2410" w:type="dxa"/>
            <w:vAlign w:val="center"/>
          </w:tcPr>
          <w:p w14:paraId="5A364180" w14:textId="77777777" w:rsidR="00384C68" w:rsidRDefault="00384C68" w:rsidP="00384C68">
            <w:pPr>
              <w:spacing w:line="240" w:lineRule="auto"/>
              <w:jc w:val="center"/>
            </w:pPr>
            <w:r>
              <w:t>-</w:t>
            </w:r>
          </w:p>
        </w:tc>
        <w:tc>
          <w:tcPr>
            <w:tcW w:w="2199" w:type="dxa"/>
            <w:vAlign w:val="center"/>
          </w:tcPr>
          <w:p w14:paraId="6E7BB05A" w14:textId="77777777" w:rsidR="00384C68" w:rsidRDefault="00384C68" w:rsidP="00384C68">
            <w:pPr>
              <w:spacing w:line="240" w:lineRule="auto"/>
              <w:jc w:val="center"/>
            </w:pPr>
            <w:r>
              <w:t>-</w:t>
            </w:r>
          </w:p>
        </w:tc>
      </w:tr>
      <w:tr w:rsidR="00384C68" w14:paraId="59FB0BD1" w14:textId="77777777" w:rsidTr="00384C68">
        <w:tc>
          <w:tcPr>
            <w:tcW w:w="2405" w:type="dxa"/>
          </w:tcPr>
          <w:p w14:paraId="3F52672F" w14:textId="77777777" w:rsidR="00384C68" w:rsidRDefault="00384C68" w:rsidP="00384C68">
            <w:pPr>
              <w:jc w:val="center"/>
            </w:pPr>
            <w:r>
              <w:t>Th8</w:t>
            </w:r>
          </w:p>
        </w:tc>
        <w:tc>
          <w:tcPr>
            <w:tcW w:w="2126" w:type="dxa"/>
            <w:vAlign w:val="center"/>
          </w:tcPr>
          <w:p w14:paraId="574D5BFA" w14:textId="77777777" w:rsidR="00384C68" w:rsidRDefault="00384C68" w:rsidP="00384C68">
            <w:pPr>
              <w:spacing w:line="240" w:lineRule="auto"/>
              <w:jc w:val="center"/>
            </w:pPr>
            <w:r>
              <w:t>3 (8.8 %)</w:t>
            </w:r>
          </w:p>
        </w:tc>
        <w:tc>
          <w:tcPr>
            <w:tcW w:w="2410" w:type="dxa"/>
            <w:vAlign w:val="center"/>
          </w:tcPr>
          <w:p w14:paraId="4DCE60DC" w14:textId="77777777" w:rsidR="00384C68" w:rsidRDefault="00384C68" w:rsidP="00384C68">
            <w:pPr>
              <w:spacing w:line="240" w:lineRule="auto"/>
              <w:jc w:val="center"/>
            </w:pPr>
            <w:r>
              <w:t>2 (8.3 %)</w:t>
            </w:r>
          </w:p>
        </w:tc>
        <w:tc>
          <w:tcPr>
            <w:tcW w:w="2199" w:type="dxa"/>
            <w:vAlign w:val="center"/>
          </w:tcPr>
          <w:p w14:paraId="0166A600" w14:textId="77777777" w:rsidR="00384C68" w:rsidRDefault="00384C68" w:rsidP="00384C68">
            <w:pPr>
              <w:spacing w:line="240" w:lineRule="auto"/>
              <w:jc w:val="center"/>
            </w:pPr>
            <w:r>
              <w:t>1 (10 %)</w:t>
            </w:r>
          </w:p>
        </w:tc>
      </w:tr>
      <w:tr w:rsidR="00384C68" w14:paraId="7A79EB0F" w14:textId="77777777" w:rsidTr="00384C68">
        <w:tc>
          <w:tcPr>
            <w:tcW w:w="2405" w:type="dxa"/>
          </w:tcPr>
          <w:p w14:paraId="0F012526" w14:textId="77777777" w:rsidR="00384C68" w:rsidRDefault="00384C68" w:rsidP="00384C68">
            <w:pPr>
              <w:jc w:val="center"/>
            </w:pPr>
            <w:r>
              <w:t>Th9</w:t>
            </w:r>
          </w:p>
        </w:tc>
        <w:tc>
          <w:tcPr>
            <w:tcW w:w="2126" w:type="dxa"/>
            <w:vAlign w:val="center"/>
          </w:tcPr>
          <w:p w14:paraId="39FAE80A" w14:textId="5F2E782B" w:rsidR="00384C68" w:rsidRDefault="00384C68" w:rsidP="00384C68">
            <w:pPr>
              <w:spacing w:line="240" w:lineRule="auto"/>
              <w:jc w:val="center"/>
            </w:pPr>
            <w:r>
              <w:t>-</w:t>
            </w:r>
          </w:p>
        </w:tc>
        <w:tc>
          <w:tcPr>
            <w:tcW w:w="2410" w:type="dxa"/>
            <w:vAlign w:val="center"/>
          </w:tcPr>
          <w:p w14:paraId="69A49B2D" w14:textId="2F150E46" w:rsidR="00384C68" w:rsidRDefault="00384C68" w:rsidP="00384C68">
            <w:pPr>
              <w:spacing w:line="240" w:lineRule="auto"/>
              <w:jc w:val="center"/>
            </w:pPr>
            <w:r>
              <w:t>-</w:t>
            </w:r>
          </w:p>
        </w:tc>
        <w:tc>
          <w:tcPr>
            <w:tcW w:w="2199" w:type="dxa"/>
            <w:vAlign w:val="center"/>
          </w:tcPr>
          <w:p w14:paraId="6AE1FB7D" w14:textId="55D172D0" w:rsidR="00384C68" w:rsidRDefault="00384C68" w:rsidP="00384C68">
            <w:pPr>
              <w:spacing w:line="240" w:lineRule="auto"/>
              <w:jc w:val="center"/>
            </w:pPr>
            <w:r>
              <w:t>-</w:t>
            </w:r>
          </w:p>
        </w:tc>
      </w:tr>
      <w:tr w:rsidR="00384C68" w14:paraId="588E2D5D" w14:textId="77777777" w:rsidTr="00384C68">
        <w:tc>
          <w:tcPr>
            <w:tcW w:w="2405" w:type="dxa"/>
          </w:tcPr>
          <w:p w14:paraId="323B9A02" w14:textId="77777777" w:rsidR="00384C68" w:rsidRDefault="00384C68" w:rsidP="00384C68">
            <w:pPr>
              <w:jc w:val="center"/>
            </w:pPr>
            <w:r>
              <w:t>Th10</w:t>
            </w:r>
          </w:p>
        </w:tc>
        <w:tc>
          <w:tcPr>
            <w:tcW w:w="2126" w:type="dxa"/>
            <w:vAlign w:val="center"/>
          </w:tcPr>
          <w:p w14:paraId="3390066F" w14:textId="77777777" w:rsidR="00384C68" w:rsidRDefault="00384C68" w:rsidP="00384C68">
            <w:pPr>
              <w:spacing w:line="240" w:lineRule="auto"/>
              <w:jc w:val="center"/>
            </w:pPr>
            <w:r>
              <w:t>5 (14.7 %)</w:t>
            </w:r>
          </w:p>
        </w:tc>
        <w:tc>
          <w:tcPr>
            <w:tcW w:w="2410" w:type="dxa"/>
            <w:vAlign w:val="center"/>
          </w:tcPr>
          <w:p w14:paraId="3753A3A5" w14:textId="77777777" w:rsidR="00384C68" w:rsidRDefault="00384C68" w:rsidP="00384C68">
            <w:pPr>
              <w:spacing w:line="240" w:lineRule="auto"/>
              <w:jc w:val="center"/>
            </w:pPr>
            <w:r>
              <w:t>4 (16.7 %)</w:t>
            </w:r>
          </w:p>
        </w:tc>
        <w:tc>
          <w:tcPr>
            <w:tcW w:w="2199" w:type="dxa"/>
            <w:vAlign w:val="center"/>
          </w:tcPr>
          <w:p w14:paraId="1EB9CA2F" w14:textId="77777777" w:rsidR="00384C68" w:rsidRDefault="00384C68" w:rsidP="00384C68">
            <w:pPr>
              <w:spacing w:line="240" w:lineRule="auto"/>
              <w:jc w:val="center"/>
            </w:pPr>
            <w:r>
              <w:t>1 (10 %)</w:t>
            </w:r>
          </w:p>
        </w:tc>
      </w:tr>
      <w:tr w:rsidR="00384C68" w14:paraId="01FF346A" w14:textId="77777777" w:rsidTr="00384C68">
        <w:tc>
          <w:tcPr>
            <w:tcW w:w="2405" w:type="dxa"/>
          </w:tcPr>
          <w:p w14:paraId="616F1CC7" w14:textId="77777777" w:rsidR="00384C68" w:rsidRDefault="00384C68" w:rsidP="00384C68">
            <w:pPr>
              <w:jc w:val="center"/>
            </w:pPr>
            <w:r>
              <w:t>Th11</w:t>
            </w:r>
          </w:p>
        </w:tc>
        <w:tc>
          <w:tcPr>
            <w:tcW w:w="2126" w:type="dxa"/>
            <w:vAlign w:val="center"/>
          </w:tcPr>
          <w:p w14:paraId="7EAFEFE1" w14:textId="77777777" w:rsidR="00384C68" w:rsidRDefault="00384C68" w:rsidP="00384C68">
            <w:pPr>
              <w:spacing w:line="240" w:lineRule="auto"/>
              <w:jc w:val="center"/>
            </w:pPr>
            <w:r>
              <w:t>7 (20.6 %)</w:t>
            </w:r>
          </w:p>
        </w:tc>
        <w:tc>
          <w:tcPr>
            <w:tcW w:w="2410" w:type="dxa"/>
            <w:vAlign w:val="center"/>
          </w:tcPr>
          <w:p w14:paraId="3E929907" w14:textId="77777777" w:rsidR="00384C68" w:rsidRDefault="00384C68" w:rsidP="00384C68">
            <w:pPr>
              <w:spacing w:line="240" w:lineRule="auto"/>
              <w:jc w:val="center"/>
            </w:pPr>
            <w:r>
              <w:t>5 (20.8 %)</w:t>
            </w:r>
          </w:p>
        </w:tc>
        <w:tc>
          <w:tcPr>
            <w:tcW w:w="2199" w:type="dxa"/>
            <w:vAlign w:val="center"/>
          </w:tcPr>
          <w:p w14:paraId="190578FD" w14:textId="77777777" w:rsidR="00384C68" w:rsidRDefault="00384C68" w:rsidP="00384C68">
            <w:pPr>
              <w:spacing w:line="240" w:lineRule="auto"/>
              <w:jc w:val="center"/>
            </w:pPr>
            <w:r>
              <w:t>2 (20 %)</w:t>
            </w:r>
          </w:p>
        </w:tc>
      </w:tr>
      <w:tr w:rsidR="00384C68" w14:paraId="1F5EAC4F" w14:textId="77777777" w:rsidTr="00384C68">
        <w:tc>
          <w:tcPr>
            <w:tcW w:w="2405" w:type="dxa"/>
          </w:tcPr>
          <w:p w14:paraId="368A8A52" w14:textId="77777777" w:rsidR="00384C68" w:rsidRDefault="00384C68" w:rsidP="00384C68">
            <w:pPr>
              <w:jc w:val="center"/>
            </w:pPr>
            <w:r>
              <w:t>Th12</w:t>
            </w:r>
          </w:p>
        </w:tc>
        <w:tc>
          <w:tcPr>
            <w:tcW w:w="2126" w:type="dxa"/>
            <w:vAlign w:val="center"/>
          </w:tcPr>
          <w:p w14:paraId="7BE92E06" w14:textId="77777777" w:rsidR="00384C68" w:rsidRDefault="00384C68" w:rsidP="00384C68">
            <w:pPr>
              <w:spacing w:line="240" w:lineRule="auto"/>
              <w:jc w:val="center"/>
            </w:pPr>
            <w:r>
              <w:t>4 (11.8 %)</w:t>
            </w:r>
          </w:p>
        </w:tc>
        <w:tc>
          <w:tcPr>
            <w:tcW w:w="2410" w:type="dxa"/>
            <w:vAlign w:val="center"/>
          </w:tcPr>
          <w:p w14:paraId="3B97A2E7" w14:textId="77777777" w:rsidR="00384C68" w:rsidRDefault="00384C68" w:rsidP="00384C68">
            <w:pPr>
              <w:spacing w:line="240" w:lineRule="auto"/>
              <w:jc w:val="center"/>
            </w:pPr>
            <w:r>
              <w:t>3 (12.5 %)</w:t>
            </w:r>
          </w:p>
        </w:tc>
        <w:tc>
          <w:tcPr>
            <w:tcW w:w="2199" w:type="dxa"/>
            <w:vAlign w:val="center"/>
          </w:tcPr>
          <w:p w14:paraId="43514206" w14:textId="77777777" w:rsidR="00384C68" w:rsidRDefault="00384C68" w:rsidP="00384C68">
            <w:pPr>
              <w:spacing w:line="240" w:lineRule="auto"/>
              <w:jc w:val="center"/>
            </w:pPr>
            <w:r>
              <w:t>1 (10 %)</w:t>
            </w:r>
          </w:p>
        </w:tc>
      </w:tr>
      <w:tr w:rsidR="00384C68" w14:paraId="6BF8E3A0" w14:textId="77777777" w:rsidTr="00384C68">
        <w:tc>
          <w:tcPr>
            <w:tcW w:w="2405" w:type="dxa"/>
          </w:tcPr>
          <w:p w14:paraId="0E051B29" w14:textId="77777777" w:rsidR="00384C68" w:rsidRDefault="00384C68" w:rsidP="00384C68">
            <w:pPr>
              <w:jc w:val="center"/>
            </w:pPr>
            <w:r>
              <w:t>L1</w:t>
            </w:r>
          </w:p>
        </w:tc>
        <w:tc>
          <w:tcPr>
            <w:tcW w:w="2126" w:type="dxa"/>
            <w:vAlign w:val="center"/>
          </w:tcPr>
          <w:p w14:paraId="74EF99CE" w14:textId="77777777" w:rsidR="00384C68" w:rsidRDefault="00384C68" w:rsidP="00384C68">
            <w:pPr>
              <w:spacing w:line="240" w:lineRule="auto"/>
              <w:jc w:val="center"/>
            </w:pPr>
            <w:r>
              <w:t>2 (5.9 %)</w:t>
            </w:r>
          </w:p>
        </w:tc>
        <w:tc>
          <w:tcPr>
            <w:tcW w:w="2410" w:type="dxa"/>
            <w:vAlign w:val="center"/>
          </w:tcPr>
          <w:p w14:paraId="26EC7098" w14:textId="77777777" w:rsidR="00384C68" w:rsidRDefault="00384C68" w:rsidP="00384C68">
            <w:pPr>
              <w:spacing w:line="240" w:lineRule="auto"/>
              <w:jc w:val="center"/>
            </w:pPr>
            <w:r>
              <w:t>2 (8.3 %)</w:t>
            </w:r>
          </w:p>
        </w:tc>
        <w:tc>
          <w:tcPr>
            <w:tcW w:w="2199" w:type="dxa"/>
            <w:vAlign w:val="center"/>
          </w:tcPr>
          <w:p w14:paraId="57A83B54" w14:textId="77777777" w:rsidR="00384C68" w:rsidRDefault="00384C68" w:rsidP="00384C68">
            <w:pPr>
              <w:spacing w:line="240" w:lineRule="auto"/>
              <w:jc w:val="center"/>
            </w:pPr>
            <w:r>
              <w:t>-</w:t>
            </w:r>
          </w:p>
        </w:tc>
      </w:tr>
      <w:tr w:rsidR="00384C68" w14:paraId="2E951996" w14:textId="77777777" w:rsidTr="00384C68">
        <w:trPr>
          <w:trHeight w:val="376"/>
        </w:trPr>
        <w:tc>
          <w:tcPr>
            <w:tcW w:w="2405" w:type="dxa"/>
            <w:vAlign w:val="center"/>
          </w:tcPr>
          <w:p w14:paraId="69244840" w14:textId="71AF2B27" w:rsidR="00384C68" w:rsidRDefault="00384C68" w:rsidP="00384C68">
            <w:pPr>
              <w:spacing w:line="240" w:lineRule="auto"/>
              <w:jc w:val="left"/>
            </w:pPr>
            <w:r>
              <w:t>AIS, n (%)</w:t>
            </w:r>
          </w:p>
        </w:tc>
        <w:tc>
          <w:tcPr>
            <w:tcW w:w="6735" w:type="dxa"/>
            <w:gridSpan w:val="3"/>
            <w:vAlign w:val="center"/>
          </w:tcPr>
          <w:p w14:paraId="5C57C7B4" w14:textId="77777777" w:rsidR="00384C68" w:rsidRDefault="00384C68" w:rsidP="00384C68">
            <w:pPr>
              <w:spacing w:line="240" w:lineRule="auto"/>
              <w:jc w:val="center"/>
            </w:pPr>
          </w:p>
        </w:tc>
      </w:tr>
      <w:tr w:rsidR="00384C68" w14:paraId="7DF21FCF" w14:textId="77777777" w:rsidTr="00384C68">
        <w:tc>
          <w:tcPr>
            <w:tcW w:w="2405" w:type="dxa"/>
          </w:tcPr>
          <w:p w14:paraId="29035720" w14:textId="77777777" w:rsidR="00384C68" w:rsidRDefault="00384C68" w:rsidP="00384C68">
            <w:pPr>
              <w:jc w:val="center"/>
            </w:pPr>
            <w:r>
              <w:t>A</w:t>
            </w:r>
          </w:p>
        </w:tc>
        <w:tc>
          <w:tcPr>
            <w:tcW w:w="2126" w:type="dxa"/>
            <w:vAlign w:val="center"/>
          </w:tcPr>
          <w:p w14:paraId="003232FB" w14:textId="3949D7ED" w:rsidR="00384C68" w:rsidRDefault="00384C68" w:rsidP="00384C68">
            <w:pPr>
              <w:spacing w:line="240" w:lineRule="auto"/>
              <w:jc w:val="center"/>
            </w:pPr>
            <w:r>
              <w:t>17 (50 %)</w:t>
            </w:r>
          </w:p>
        </w:tc>
        <w:tc>
          <w:tcPr>
            <w:tcW w:w="2410" w:type="dxa"/>
            <w:vAlign w:val="center"/>
          </w:tcPr>
          <w:p w14:paraId="20DA7E2F" w14:textId="5F379C5D" w:rsidR="00384C68" w:rsidRDefault="00384C68" w:rsidP="00384C68">
            <w:pPr>
              <w:spacing w:line="240" w:lineRule="auto"/>
              <w:jc w:val="center"/>
            </w:pPr>
            <w:r>
              <w:t>11 (45.8 %)</w:t>
            </w:r>
          </w:p>
        </w:tc>
        <w:tc>
          <w:tcPr>
            <w:tcW w:w="2199" w:type="dxa"/>
            <w:vAlign w:val="center"/>
          </w:tcPr>
          <w:p w14:paraId="792790FD" w14:textId="5DFC418F" w:rsidR="00384C68" w:rsidRDefault="00384C68" w:rsidP="00384C68">
            <w:pPr>
              <w:spacing w:line="240" w:lineRule="auto"/>
              <w:jc w:val="center"/>
            </w:pPr>
            <w:r>
              <w:t>6 (60 %)</w:t>
            </w:r>
          </w:p>
        </w:tc>
      </w:tr>
      <w:tr w:rsidR="00384C68" w14:paraId="7515A1E4" w14:textId="77777777" w:rsidTr="00384C68">
        <w:tc>
          <w:tcPr>
            <w:tcW w:w="2405" w:type="dxa"/>
          </w:tcPr>
          <w:p w14:paraId="4CBB499A" w14:textId="77777777" w:rsidR="00384C68" w:rsidRDefault="00384C68" w:rsidP="00384C68">
            <w:pPr>
              <w:jc w:val="center"/>
            </w:pPr>
            <w:r>
              <w:t>B</w:t>
            </w:r>
          </w:p>
        </w:tc>
        <w:tc>
          <w:tcPr>
            <w:tcW w:w="2126" w:type="dxa"/>
            <w:vAlign w:val="center"/>
          </w:tcPr>
          <w:p w14:paraId="48036718" w14:textId="10C227DD" w:rsidR="00384C68" w:rsidRDefault="00384C68" w:rsidP="00384C68">
            <w:pPr>
              <w:spacing w:line="240" w:lineRule="auto"/>
              <w:jc w:val="center"/>
            </w:pPr>
            <w:r>
              <w:t>2 (5.9 %)</w:t>
            </w:r>
          </w:p>
        </w:tc>
        <w:tc>
          <w:tcPr>
            <w:tcW w:w="2410" w:type="dxa"/>
            <w:vAlign w:val="center"/>
          </w:tcPr>
          <w:p w14:paraId="4596EEDE" w14:textId="63BB7AEC" w:rsidR="00384C68" w:rsidRDefault="00384C68" w:rsidP="00384C68">
            <w:pPr>
              <w:spacing w:line="240" w:lineRule="auto"/>
              <w:jc w:val="center"/>
            </w:pPr>
            <w:r>
              <w:t>2 (8.3 %)</w:t>
            </w:r>
          </w:p>
        </w:tc>
        <w:tc>
          <w:tcPr>
            <w:tcW w:w="2199" w:type="dxa"/>
            <w:vAlign w:val="center"/>
          </w:tcPr>
          <w:p w14:paraId="4A568ABF" w14:textId="77777777" w:rsidR="00384C68" w:rsidRDefault="00384C68" w:rsidP="00384C68">
            <w:pPr>
              <w:spacing w:line="240" w:lineRule="auto"/>
              <w:jc w:val="center"/>
            </w:pPr>
            <w:r>
              <w:t>-</w:t>
            </w:r>
          </w:p>
        </w:tc>
      </w:tr>
      <w:tr w:rsidR="00384C68" w14:paraId="0AA0E2F7" w14:textId="77777777" w:rsidTr="00384C68">
        <w:tc>
          <w:tcPr>
            <w:tcW w:w="2405" w:type="dxa"/>
          </w:tcPr>
          <w:p w14:paraId="59F0A63B" w14:textId="77777777" w:rsidR="00384C68" w:rsidRDefault="00384C68" w:rsidP="00384C68">
            <w:pPr>
              <w:jc w:val="center"/>
            </w:pPr>
            <w:r>
              <w:t>C</w:t>
            </w:r>
          </w:p>
        </w:tc>
        <w:tc>
          <w:tcPr>
            <w:tcW w:w="2126" w:type="dxa"/>
            <w:vAlign w:val="center"/>
          </w:tcPr>
          <w:p w14:paraId="00260FC3" w14:textId="3394029D" w:rsidR="00384C68" w:rsidRDefault="00384C68" w:rsidP="00384C68">
            <w:pPr>
              <w:spacing w:line="240" w:lineRule="auto"/>
              <w:jc w:val="center"/>
            </w:pPr>
            <w:r>
              <w:t>5 (14.7 %)</w:t>
            </w:r>
          </w:p>
        </w:tc>
        <w:tc>
          <w:tcPr>
            <w:tcW w:w="2410" w:type="dxa"/>
            <w:vAlign w:val="center"/>
          </w:tcPr>
          <w:p w14:paraId="4F3755A6" w14:textId="4A079FDB" w:rsidR="00384C68" w:rsidRDefault="00384C68" w:rsidP="00384C68">
            <w:pPr>
              <w:spacing w:line="240" w:lineRule="auto"/>
              <w:jc w:val="center"/>
            </w:pPr>
            <w:r>
              <w:t>4 (16.6 %)</w:t>
            </w:r>
          </w:p>
        </w:tc>
        <w:tc>
          <w:tcPr>
            <w:tcW w:w="2199" w:type="dxa"/>
            <w:vAlign w:val="center"/>
          </w:tcPr>
          <w:p w14:paraId="18DDA8C9" w14:textId="2A5C3A91" w:rsidR="00384C68" w:rsidRDefault="00384C68" w:rsidP="00384C68">
            <w:pPr>
              <w:spacing w:line="240" w:lineRule="auto"/>
              <w:jc w:val="center"/>
            </w:pPr>
            <w:r>
              <w:t>1 (10 %)</w:t>
            </w:r>
          </w:p>
        </w:tc>
      </w:tr>
      <w:tr w:rsidR="00384C68" w14:paraId="0B310903" w14:textId="77777777" w:rsidTr="00384C68">
        <w:tc>
          <w:tcPr>
            <w:tcW w:w="2405" w:type="dxa"/>
          </w:tcPr>
          <w:p w14:paraId="592FDD32" w14:textId="77777777" w:rsidR="00384C68" w:rsidRDefault="00384C68" w:rsidP="00384C68">
            <w:pPr>
              <w:jc w:val="center"/>
            </w:pPr>
            <w:r>
              <w:t>D</w:t>
            </w:r>
          </w:p>
        </w:tc>
        <w:tc>
          <w:tcPr>
            <w:tcW w:w="2126" w:type="dxa"/>
            <w:vAlign w:val="center"/>
          </w:tcPr>
          <w:p w14:paraId="1C459B3C" w14:textId="710184BA" w:rsidR="00384C68" w:rsidRDefault="00384C68" w:rsidP="00384C68">
            <w:pPr>
              <w:spacing w:line="240" w:lineRule="auto"/>
              <w:jc w:val="center"/>
            </w:pPr>
            <w:r>
              <w:t>10 (29.4 %)</w:t>
            </w:r>
          </w:p>
        </w:tc>
        <w:tc>
          <w:tcPr>
            <w:tcW w:w="2410" w:type="dxa"/>
            <w:vAlign w:val="center"/>
          </w:tcPr>
          <w:p w14:paraId="35611EFF" w14:textId="69DC766A" w:rsidR="00384C68" w:rsidRDefault="00384C68" w:rsidP="00384C68">
            <w:pPr>
              <w:spacing w:line="240" w:lineRule="auto"/>
              <w:jc w:val="center"/>
            </w:pPr>
            <w:r>
              <w:t>7 (29.2 %)</w:t>
            </w:r>
          </w:p>
        </w:tc>
        <w:tc>
          <w:tcPr>
            <w:tcW w:w="2199" w:type="dxa"/>
            <w:vAlign w:val="center"/>
          </w:tcPr>
          <w:p w14:paraId="69EEDA13" w14:textId="6DD7E523" w:rsidR="00384C68" w:rsidRDefault="00384C68" w:rsidP="00384C68">
            <w:pPr>
              <w:spacing w:line="240" w:lineRule="auto"/>
              <w:jc w:val="center"/>
            </w:pPr>
            <w:r>
              <w:t>3 (30 %)</w:t>
            </w:r>
          </w:p>
        </w:tc>
      </w:tr>
    </w:tbl>
    <w:p w14:paraId="3E27A65A" w14:textId="3B08D93D" w:rsidR="00A07D6F" w:rsidRPr="008F5F36" w:rsidRDefault="00A07D6F" w:rsidP="00384C68">
      <w:pPr>
        <w:pStyle w:val="Beschriftung"/>
        <w:framePr w:w="9040" w:h="1860" w:hRule="exact" w:hSpace="141" w:wrap="around" w:vAnchor="text" w:hAnchor="page" w:x="1436" w:y="10724"/>
        <w:spacing w:line="360" w:lineRule="auto"/>
        <w:rPr>
          <w:b/>
          <w:bCs/>
        </w:rPr>
      </w:pPr>
      <w:r w:rsidRPr="008F5F36">
        <w:rPr>
          <w:b/>
          <w:bCs/>
        </w:rPr>
        <w:t>Table</w:t>
      </w:r>
      <w:r>
        <w:rPr>
          <w:b/>
          <w:bCs/>
        </w:rPr>
        <w:t xml:space="preserve"> 1</w:t>
      </w:r>
      <w:r w:rsidRPr="008F5F36">
        <w:rPr>
          <w:b/>
          <w:bCs/>
        </w:rPr>
        <w:t xml:space="preserve">: </w:t>
      </w:r>
      <w:r w:rsidR="00384C68">
        <w:rPr>
          <w:b/>
          <w:bCs/>
        </w:rPr>
        <w:t>Demographics and clinical characteristics</w:t>
      </w:r>
      <w:r w:rsidRPr="008F5F36">
        <w:rPr>
          <w:b/>
          <w:bCs/>
        </w:rPr>
        <w:t xml:space="preserve"> </w:t>
      </w:r>
    </w:p>
    <w:p w14:paraId="1225B2B3" w14:textId="6DE8E7F1" w:rsidR="00A07D6F" w:rsidRDefault="00A07D6F" w:rsidP="00384C68">
      <w:pPr>
        <w:framePr w:w="9040" w:h="1860" w:hRule="exact" w:hSpace="141" w:wrap="around" w:vAnchor="text" w:hAnchor="page" w:x="1436" w:y="10724"/>
        <w:rPr>
          <w:i/>
          <w:iCs/>
          <w:color w:val="44546A" w:themeColor="text2"/>
          <w:sz w:val="18"/>
          <w:szCs w:val="18"/>
        </w:rPr>
      </w:pPr>
      <w:r>
        <w:rPr>
          <w:i/>
          <w:iCs/>
          <w:color w:val="44546A" w:themeColor="text2"/>
          <w:sz w:val="18"/>
          <w:szCs w:val="18"/>
        </w:rPr>
        <w:t xml:space="preserve">Demographic and clinical characteristics of the total SCI cohort (SCI Total), SCI-NP and SCI-nNP. Values are presented as mean </w:t>
      </w:r>
      <w:r w:rsidRPr="00F00F11">
        <w:rPr>
          <w:i/>
          <w:iCs/>
          <w:color w:val="44546A" w:themeColor="text2"/>
          <w:sz w:val="18"/>
          <w:szCs w:val="18"/>
        </w:rPr>
        <w:t>±</w:t>
      </w:r>
      <w:r>
        <w:rPr>
          <w:i/>
          <w:iCs/>
          <w:color w:val="44546A" w:themeColor="text2"/>
          <w:sz w:val="18"/>
          <w:szCs w:val="18"/>
        </w:rPr>
        <w:t xml:space="preserve"> standard deviations for continuous variable and as counts (percentage) for categorical variables. </w:t>
      </w:r>
    </w:p>
    <w:p w14:paraId="3C8800D9" w14:textId="48954CEA" w:rsidR="00A07D6F" w:rsidRDefault="00A07D6F" w:rsidP="00384C68">
      <w:pPr>
        <w:framePr w:w="9040" w:h="1860" w:hRule="exact" w:hSpace="141" w:wrap="around" w:vAnchor="text" w:hAnchor="page" w:x="1436" w:y="10724"/>
        <w:rPr>
          <w:i/>
          <w:iCs/>
          <w:color w:val="44546A" w:themeColor="text2"/>
          <w:sz w:val="18"/>
          <w:szCs w:val="18"/>
        </w:rPr>
      </w:pPr>
      <w:r>
        <w:rPr>
          <w:i/>
          <w:iCs/>
          <w:color w:val="44546A" w:themeColor="text2"/>
          <w:sz w:val="18"/>
          <w:szCs w:val="18"/>
        </w:rPr>
        <w:t>Abbreviations:</w:t>
      </w:r>
      <w:r w:rsidRPr="00533E34">
        <w:rPr>
          <w:i/>
          <w:iCs/>
          <w:color w:val="44546A" w:themeColor="text2"/>
          <w:sz w:val="18"/>
          <w:szCs w:val="18"/>
        </w:rPr>
        <w:t xml:space="preserve"> </w:t>
      </w:r>
      <w:r>
        <w:rPr>
          <w:i/>
          <w:iCs/>
          <w:color w:val="44546A" w:themeColor="text2"/>
          <w:sz w:val="18"/>
          <w:szCs w:val="18"/>
        </w:rPr>
        <w:t>AIS = ASIA Impairment Scale, L = lumbar, Th = thoracic.</w:t>
      </w:r>
    </w:p>
    <w:p w14:paraId="5BB002FE" w14:textId="3E3AE34A" w:rsidR="002F76A7" w:rsidRPr="002F76A7" w:rsidRDefault="002F76A7" w:rsidP="00384C68">
      <w:pPr>
        <w:framePr w:w="9040" w:h="1860" w:hRule="exact" w:hSpace="141" w:wrap="around" w:vAnchor="text" w:hAnchor="page" w:x="1436" w:y="10724"/>
        <w:rPr>
          <w:i/>
          <w:iCs/>
          <w:color w:val="44546A" w:themeColor="text2"/>
          <w:sz w:val="18"/>
          <w:szCs w:val="18"/>
        </w:rPr>
      </w:pPr>
      <w:r>
        <w:rPr>
          <w:i/>
          <w:iCs/>
          <w:color w:val="44546A" w:themeColor="text2"/>
          <w:sz w:val="18"/>
          <w:szCs w:val="18"/>
        </w:rPr>
        <w:t>*NLI information was missing for one participant in the SCI-NP group</w:t>
      </w:r>
    </w:p>
    <w:p w14:paraId="1BCDE05F" w14:textId="4DF4383D" w:rsidR="00875318" w:rsidRDefault="004D0CE1" w:rsidP="004D0CE1">
      <w:r>
        <w:lastRenderedPageBreak/>
        <w:t xml:space="preserve">The final sample </w:t>
      </w:r>
      <w:r w:rsidR="008D3A85">
        <w:t>consisted of</w:t>
      </w:r>
      <w:r>
        <w:t xml:space="preserve"> </w:t>
      </w:r>
      <w:r w:rsidR="000A173F">
        <w:t>34</w:t>
      </w:r>
      <w:r>
        <w:t xml:space="preserve"> </w:t>
      </w:r>
      <w:r w:rsidR="00367A8E">
        <w:t>participants</w:t>
      </w:r>
      <w:r w:rsidR="000A173F">
        <w:t xml:space="preserve"> with SCI</w:t>
      </w:r>
      <w:r>
        <w:t xml:space="preserve">, </w:t>
      </w:r>
      <w:r w:rsidR="000A173F">
        <w:t xml:space="preserve">of which 24 SCI-NP and 10 </w:t>
      </w:r>
      <w:r>
        <w:t xml:space="preserve">SCI-nNP. </w:t>
      </w:r>
      <w:r w:rsidR="000A173F">
        <w:t>Demographic</w:t>
      </w:r>
      <w:r w:rsidR="00384C68">
        <w:t xml:space="preserve"> and clinical characteristics</w:t>
      </w:r>
      <w:r w:rsidR="00E71C05">
        <w:t xml:space="preserve"> are summarized in Table 1. </w:t>
      </w:r>
      <w:r w:rsidR="0078663F">
        <w:t xml:space="preserve">The maximum pain intensity in the SCI-NP group was 4.72 </w:t>
      </w:r>
      <w:r w:rsidR="0078663F" w:rsidRPr="00243C87">
        <w:t>±</w:t>
      </w:r>
      <w:r w:rsidR="0078663F">
        <w:t xml:space="preserve"> 1.99 and average </w:t>
      </w:r>
      <w:r w:rsidR="00A07D6F">
        <w:t xml:space="preserve">pain intensity was </w:t>
      </w:r>
      <w:r w:rsidR="0078663F">
        <w:t xml:space="preserve">reported as </w:t>
      </w:r>
      <w:r w:rsidR="00A07D6F">
        <w:t xml:space="preserve">3.78 </w:t>
      </w:r>
      <w:r w:rsidR="00A07D6F" w:rsidRPr="00243C87">
        <w:t>±</w:t>
      </w:r>
      <w:r w:rsidR="00A07D6F">
        <w:t xml:space="preserve"> 1.46. </w:t>
      </w:r>
      <w:r w:rsidR="0078663F">
        <w:t xml:space="preserve">The spatial extent pain was reported as 18.4 </w:t>
      </w:r>
      <w:r w:rsidR="0078663F" w:rsidRPr="00243C87">
        <w:t>±</w:t>
      </w:r>
      <w:r w:rsidR="0078663F">
        <w:t xml:space="preserve"> 14.34.</w:t>
      </w:r>
      <w:r w:rsidR="00F94C82">
        <w:t xml:space="preserve"> There was one missing value in the maximum and average pain category and four in the spatial extent pain. </w:t>
      </w:r>
    </w:p>
    <w:p w14:paraId="63F2BD13" w14:textId="35634EA5" w:rsidR="00BF1DFB" w:rsidRDefault="00BF1DFB" w:rsidP="004D0CE1">
      <w:commentRangeStart w:id="9"/>
      <w:r>
        <w:t xml:space="preserve">The 58 HC participants </w:t>
      </w:r>
      <w:r w:rsidR="00DA0884">
        <w:t>were not included in the statistical analyses, as they were used exclusively to adapt the normative Braincharts model to account for site- and scanner-specific biases.</w:t>
      </w:r>
      <w:commentRangeEnd w:id="9"/>
      <w:r w:rsidR="00384C68">
        <w:rPr>
          <w:rStyle w:val="Kommentarzeichen"/>
          <w:sz w:val="24"/>
          <w:szCs w:val="24"/>
        </w:rPr>
        <w:commentReference w:id="9"/>
      </w:r>
    </w:p>
    <w:p w14:paraId="654E1858" w14:textId="77777777" w:rsidR="00623C64" w:rsidRPr="004D0CE1" w:rsidRDefault="00623C64" w:rsidP="004D0CE1"/>
    <w:p w14:paraId="7E060DD7" w14:textId="6B989F2D" w:rsidR="006546F2" w:rsidRPr="006546F2" w:rsidRDefault="006D0832" w:rsidP="00E57482">
      <w:pPr>
        <w:pStyle w:val="berschrift2"/>
      </w:pPr>
      <w:r>
        <w:t>Structural brain deviations in SCI relative to the normative model</w:t>
      </w:r>
    </w:p>
    <w:p w14:paraId="74696560" w14:textId="437FD7D3" w:rsidR="00097A62" w:rsidRDefault="00E6087D" w:rsidP="006546F2">
      <w:pPr>
        <w:pStyle w:val="berschrift3"/>
      </w:pPr>
      <w:r>
        <w:t>Cortical thickness deviations</w:t>
      </w:r>
    </w:p>
    <w:p w14:paraId="5A57154D" w14:textId="2FFDFE4C" w:rsidR="00DE696D" w:rsidRPr="00DE696D" w:rsidRDefault="006546F2" w:rsidP="006546F2">
      <w:pPr>
        <w:rPr>
          <w:i/>
          <w:iCs/>
        </w:rPr>
      </w:pPr>
      <w:r>
        <w:t>After FDR correction</w:t>
      </w:r>
      <w:r w:rsidR="00DE696D">
        <w:t xml:space="preserve"> (</w:t>
      </w:r>
      <w:r w:rsidR="00DE696D" w:rsidRPr="00690FBC">
        <w:rPr>
          <w:i/>
          <w:iCs/>
        </w:rPr>
        <w:t>p</w:t>
      </w:r>
      <w:r w:rsidR="00DE696D">
        <w:rPr>
          <w:i/>
          <w:iCs/>
        </w:rPr>
        <w:t xml:space="preserve"> &lt; 0.05)</w:t>
      </w:r>
      <w:r>
        <w:t>,</w:t>
      </w:r>
      <w:r w:rsidR="00384C68">
        <w:t xml:space="preserve"> participants with SCI demonstrated</w:t>
      </w:r>
      <w:r>
        <w:t xml:space="preserve"> </w:t>
      </w:r>
      <w:r w:rsidR="008642BC">
        <w:t xml:space="preserve">significant </w:t>
      </w:r>
      <w:r w:rsidR="009B2112">
        <w:t xml:space="preserve">structural </w:t>
      </w:r>
      <w:r w:rsidR="008642BC">
        <w:t xml:space="preserve">deviations from normative </w:t>
      </w:r>
      <w:r w:rsidR="00D15334">
        <w:t>model</w:t>
      </w:r>
      <w:r w:rsidR="008642BC">
        <w:t xml:space="preserve"> in 15 cortical regions (Figure 2A/C</w:t>
      </w:r>
      <w:r w:rsidR="00DE696D">
        <w:t>, see also Table S1</w:t>
      </w:r>
      <w:r w:rsidR="008642BC">
        <w:t xml:space="preserve">). </w:t>
      </w:r>
      <w:r w:rsidR="00DE696D">
        <w:t xml:space="preserve">The most pronounced reductions in cortical thickness were observed in anterior frontal regions, particularly the right transverse frontopolar gyrus and sulcus (d= - 0.942, </w:t>
      </w:r>
      <w:r w:rsidR="00DE696D" w:rsidRPr="00690FBC">
        <w:rPr>
          <w:i/>
          <w:iCs/>
        </w:rPr>
        <w:t>p</w:t>
      </w:r>
      <w:r w:rsidR="00DE696D">
        <w:rPr>
          <w:i/>
          <w:iCs/>
        </w:rPr>
        <w:t xml:space="preserve"> &lt; 0.001</w:t>
      </w:r>
      <w:r w:rsidR="00DE696D">
        <w:t xml:space="preserve">) and </w:t>
      </w:r>
      <w:r w:rsidR="00BD188C">
        <w:t>the right inferior frontal gyrus</w:t>
      </w:r>
      <w:r w:rsidR="00DE696D">
        <w:t>, opercular part</w:t>
      </w:r>
      <w:r w:rsidR="00D55F13">
        <w:t xml:space="preserve"> (</w:t>
      </w:r>
      <w:r w:rsidR="00D55F13" w:rsidRPr="00D55F13">
        <w:t xml:space="preserve">d = </w:t>
      </w:r>
      <w:r w:rsidR="00DE696D">
        <w:t>-</w:t>
      </w:r>
      <w:r w:rsidR="00D55F13">
        <w:t xml:space="preserve"> </w:t>
      </w:r>
      <w:r w:rsidR="00D55F13" w:rsidRPr="00D55F13">
        <w:t>0.676</w:t>
      </w:r>
      <w:r w:rsidR="00DE696D">
        <w:t xml:space="preserve">, </w:t>
      </w:r>
      <w:r w:rsidR="00DE696D" w:rsidRPr="00690FBC">
        <w:rPr>
          <w:i/>
          <w:iCs/>
        </w:rPr>
        <w:t>p</w:t>
      </w:r>
      <w:r w:rsidR="00DE696D">
        <w:rPr>
          <w:i/>
          <w:iCs/>
        </w:rPr>
        <w:t xml:space="preserve"> = 0.007</w:t>
      </w:r>
      <w:r w:rsidR="00D55F13">
        <w:t>)</w:t>
      </w:r>
      <w:r w:rsidR="00DE696D">
        <w:t xml:space="preserve">. Additional reductions </w:t>
      </w:r>
      <w:r w:rsidR="009B2112">
        <w:t xml:space="preserve">in cortical thickness </w:t>
      </w:r>
      <w:r w:rsidR="00DE696D">
        <w:t>were detected in the</w:t>
      </w:r>
      <w:r w:rsidR="00BD188C">
        <w:t xml:space="preserve"> right superior fontal sulus</w:t>
      </w:r>
      <w:r w:rsidR="00D55F13" w:rsidRPr="00D55F13">
        <w:rPr>
          <w:rFonts w:asciiTheme="minorHAnsi" w:eastAsiaTheme="minorEastAsia" w:hAnsi="Aptos"/>
          <w:color w:val="000000" w:themeColor="text1"/>
          <w:kern w:val="24"/>
        </w:rPr>
        <w:t xml:space="preserve"> </w:t>
      </w:r>
      <w:r w:rsidR="00671EEB">
        <w:rPr>
          <w:rFonts w:asciiTheme="minorHAnsi" w:eastAsiaTheme="minorEastAsia" w:hAnsi="Aptos"/>
          <w:color w:val="000000" w:themeColor="text1"/>
          <w:kern w:val="24"/>
        </w:rPr>
        <w:t>(</w:t>
      </w:r>
      <w:r w:rsidR="00D55F13" w:rsidRPr="00D55F13">
        <w:t xml:space="preserve">d = </w:t>
      </w:r>
      <w:r w:rsidR="00DE696D">
        <w:t xml:space="preserve">- </w:t>
      </w:r>
      <w:r w:rsidR="00D55F13" w:rsidRPr="00D55F13">
        <w:t>0.</w:t>
      </w:r>
      <w:r w:rsidR="00DE696D">
        <w:t xml:space="preserve">57, </w:t>
      </w:r>
      <w:r w:rsidR="00DE696D" w:rsidRPr="00690FBC">
        <w:rPr>
          <w:i/>
          <w:iCs/>
        </w:rPr>
        <w:t>p</w:t>
      </w:r>
      <w:r w:rsidR="00DE696D">
        <w:rPr>
          <w:i/>
          <w:iCs/>
        </w:rPr>
        <w:t xml:space="preserve"> = 0.025</w:t>
      </w:r>
      <w:r w:rsidR="00671EEB">
        <w:t>)</w:t>
      </w:r>
      <w:r w:rsidR="00DE696D">
        <w:t xml:space="preserve">, as well as in the anterior </w:t>
      </w:r>
      <w:r w:rsidR="00671EEB">
        <w:t>(d = - 0.585</w:t>
      </w:r>
      <w:r w:rsidR="00DE696D">
        <w:t xml:space="preserve">, </w:t>
      </w:r>
      <w:r w:rsidR="00DE696D" w:rsidRPr="00690FBC">
        <w:rPr>
          <w:i/>
          <w:iCs/>
        </w:rPr>
        <w:t>p</w:t>
      </w:r>
      <w:r w:rsidR="00DE696D">
        <w:rPr>
          <w:i/>
          <w:iCs/>
        </w:rPr>
        <w:t xml:space="preserve"> = 0.022</w:t>
      </w:r>
      <w:r w:rsidR="00671EEB">
        <w:t>) and anterior horizontal segment</w:t>
      </w:r>
      <w:r w:rsidR="00DE696D">
        <w:t>s</w:t>
      </w:r>
      <w:r w:rsidR="00671EEB">
        <w:t xml:space="preserve"> (d = -</w:t>
      </w:r>
      <w:r w:rsidR="00DE696D">
        <w:t xml:space="preserve"> </w:t>
      </w:r>
      <w:r w:rsidR="00671EEB">
        <w:t>0.</w:t>
      </w:r>
      <w:r w:rsidR="00DE696D">
        <w:t>5</w:t>
      </w:r>
      <w:r w:rsidR="00671EEB">
        <w:t>25</w:t>
      </w:r>
      <w:r w:rsidR="00DE696D">
        <w:t xml:space="preserve">, </w:t>
      </w:r>
      <w:r w:rsidR="00DE696D" w:rsidRPr="00690FBC">
        <w:rPr>
          <w:i/>
          <w:iCs/>
        </w:rPr>
        <w:t>p</w:t>
      </w:r>
      <w:r w:rsidR="00DE696D">
        <w:rPr>
          <w:i/>
          <w:iCs/>
        </w:rPr>
        <w:t xml:space="preserve"> = 0.041</w:t>
      </w:r>
      <w:r w:rsidR="00671EEB">
        <w:t>)</w:t>
      </w:r>
      <w:r w:rsidR="00DE696D">
        <w:t xml:space="preserve"> of the left lateral fissure</w:t>
      </w:r>
      <w:r w:rsidR="00BD188C">
        <w:t xml:space="preserve">. </w:t>
      </w:r>
      <w:r w:rsidR="00DE696D">
        <w:t xml:space="preserve">Further reductions were observed in temporal regions, including </w:t>
      </w:r>
      <w:r w:rsidR="00BD188C">
        <w:t xml:space="preserve">the right inferior temporal gyrus </w:t>
      </w:r>
      <w:r w:rsidR="00671EEB">
        <w:t>(d = -</w:t>
      </w:r>
      <w:r w:rsidR="00DE696D">
        <w:t xml:space="preserve"> </w:t>
      </w:r>
      <w:r w:rsidR="00671EEB">
        <w:t>0.586</w:t>
      </w:r>
      <w:r w:rsidR="00DE696D">
        <w:t xml:space="preserve">, </w:t>
      </w:r>
      <w:r w:rsidR="00DE696D" w:rsidRPr="00690FBC">
        <w:rPr>
          <w:i/>
          <w:iCs/>
        </w:rPr>
        <w:t>p</w:t>
      </w:r>
      <w:r w:rsidR="00DE696D">
        <w:rPr>
          <w:i/>
          <w:iCs/>
        </w:rPr>
        <w:t xml:space="preserve"> = 0.022</w:t>
      </w:r>
      <w:r w:rsidR="00671EEB">
        <w:t xml:space="preserve">) </w:t>
      </w:r>
      <w:r w:rsidR="00BD188C">
        <w:t>and right temporal pole</w:t>
      </w:r>
      <w:r w:rsidR="00671EEB">
        <w:t xml:space="preserve"> (d =</w:t>
      </w:r>
      <w:r w:rsidR="00BD188C">
        <w:t xml:space="preserve"> </w:t>
      </w:r>
      <w:r w:rsidR="00671EEB">
        <w:t>- 0.5</w:t>
      </w:r>
      <w:r w:rsidR="00DE696D">
        <w:t xml:space="preserve">, </w:t>
      </w:r>
      <w:r w:rsidR="00DE696D" w:rsidRPr="00690FBC">
        <w:rPr>
          <w:i/>
          <w:iCs/>
        </w:rPr>
        <w:t>p</w:t>
      </w:r>
      <w:r w:rsidR="00DE696D">
        <w:rPr>
          <w:i/>
          <w:iCs/>
        </w:rPr>
        <w:t xml:space="preserve"> = 0.05</w:t>
      </w:r>
      <w:r w:rsidR="00671EEB">
        <w:t>)</w:t>
      </w:r>
      <w:r w:rsidR="00DE696D">
        <w:t xml:space="preserve">. </w:t>
      </w:r>
    </w:p>
    <w:p w14:paraId="30DB037B" w14:textId="2EF9527E" w:rsidR="00E6087D" w:rsidRDefault="00D55F13" w:rsidP="006546F2">
      <w:r>
        <w:t>In contrast</w:t>
      </w:r>
      <w:r w:rsidR="00DE696D">
        <w:t>,</w:t>
      </w:r>
      <w:r>
        <w:t xml:space="preserve"> </w:t>
      </w:r>
      <w:r w:rsidR="00D15334">
        <w:t xml:space="preserve">participants with SCI demonstrated </w:t>
      </w:r>
      <w:r w:rsidR="00DE696D">
        <w:t>increased cortical thickness relative to the normative model was observed in several posterior and parietal region</w:t>
      </w:r>
      <w:r w:rsidR="00D15334">
        <w:t>s</w:t>
      </w:r>
      <w:r>
        <w:t xml:space="preserve">. The strongest </w:t>
      </w:r>
      <w:r w:rsidR="00DE696D">
        <w:t>positive deviations</w:t>
      </w:r>
      <w:r>
        <w:t xml:space="preserve"> were found in the right superior</w:t>
      </w:r>
      <w:r w:rsidR="00671EEB">
        <w:t xml:space="preserve"> </w:t>
      </w:r>
      <w:r>
        <w:t>and transverse occipital sulcus</w:t>
      </w:r>
      <w:r w:rsidR="00671EEB">
        <w:t xml:space="preserve"> (d = 0.962</w:t>
      </w:r>
      <w:r w:rsidR="00DE696D">
        <w:t xml:space="preserve">, </w:t>
      </w:r>
      <w:r w:rsidR="00DE696D" w:rsidRPr="00690FBC">
        <w:rPr>
          <w:i/>
          <w:iCs/>
        </w:rPr>
        <w:t>p</w:t>
      </w:r>
      <w:r w:rsidR="00DE696D">
        <w:rPr>
          <w:i/>
          <w:iCs/>
        </w:rPr>
        <w:t xml:space="preserve"> &lt; 0.001</w:t>
      </w:r>
      <w:r w:rsidR="00671EEB">
        <w:t>)</w:t>
      </w:r>
      <w:r>
        <w:t>, right medial occipito-temporal and lingual sulcus</w:t>
      </w:r>
      <w:r w:rsidR="00671EEB">
        <w:t xml:space="preserve"> (d = 0.91</w:t>
      </w:r>
      <w:r w:rsidR="00DE696D">
        <w:t xml:space="preserve">, </w:t>
      </w:r>
      <w:r w:rsidR="00DE696D" w:rsidRPr="00690FBC">
        <w:rPr>
          <w:i/>
          <w:iCs/>
        </w:rPr>
        <w:t>p</w:t>
      </w:r>
      <w:r w:rsidR="00DE696D">
        <w:rPr>
          <w:i/>
          <w:iCs/>
        </w:rPr>
        <w:t xml:space="preserve"> &lt;0.001</w:t>
      </w:r>
      <w:r w:rsidR="00671EEB">
        <w:t>)</w:t>
      </w:r>
      <w:r>
        <w:t>, and right middle occipital and lunate sulcus</w:t>
      </w:r>
      <w:r w:rsidR="00671EEB">
        <w:t xml:space="preserve"> (d = 0.777</w:t>
      </w:r>
      <w:r w:rsidR="00DE696D">
        <w:t xml:space="preserve">, </w:t>
      </w:r>
      <w:r w:rsidR="00DE696D" w:rsidRPr="00690FBC">
        <w:rPr>
          <w:i/>
          <w:iCs/>
        </w:rPr>
        <w:t>p</w:t>
      </w:r>
      <w:r w:rsidR="00DE696D">
        <w:rPr>
          <w:i/>
          <w:iCs/>
        </w:rPr>
        <w:t xml:space="preserve"> = 0.002</w:t>
      </w:r>
      <w:r w:rsidR="00671EEB">
        <w:t>)</w:t>
      </w:r>
      <w:r>
        <w:t xml:space="preserve">. </w:t>
      </w:r>
      <w:r w:rsidR="00D15334">
        <w:t>Increased cortical thickness was also observed in</w:t>
      </w:r>
      <w:r>
        <w:t xml:space="preserve"> the right intraparietal and </w:t>
      </w:r>
      <w:r w:rsidR="00E0671A">
        <w:t>transverse</w:t>
      </w:r>
      <w:r>
        <w:t xml:space="preserve"> parietal sulcus</w:t>
      </w:r>
      <w:r w:rsidR="00671EEB">
        <w:t xml:space="preserve"> (d = 0.754</w:t>
      </w:r>
      <w:r w:rsidR="00DE696D">
        <w:t xml:space="preserve">, </w:t>
      </w:r>
      <w:r w:rsidR="00DE696D" w:rsidRPr="00690FBC">
        <w:rPr>
          <w:i/>
          <w:iCs/>
        </w:rPr>
        <w:t>p</w:t>
      </w:r>
      <w:r w:rsidR="00DE696D">
        <w:rPr>
          <w:i/>
          <w:iCs/>
        </w:rPr>
        <w:t xml:space="preserve"> = 0.002</w:t>
      </w:r>
      <w:r w:rsidR="00671EEB">
        <w:t>)</w:t>
      </w:r>
      <w:r>
        <w:t>, compared the normative model.</w:t>
      </w:r>
      <w:r w:rsidR="00671EEB">
        <w:t xml:space="preserve"> </w:t>
      </w:r>
    </w:p>
    <w:p w14:paraId="01570513" w14:textId="71997FFB" w:rsidR="00B45681" w:rsidRPr="00B45681" w:rsidRDefault="00E6087D" w:rsidP="0051760B">
      <w:pPr>
        <w:pStyle w:val="berschrift3"/>
      </w:pPr>
      <w:r>
        <w:lastRenderedPageBreak/>
        <w:t>Subcortical volume deviations</w:t>
      </w:r>
    </w:p>
    <w:p w14:paraId="4BD9A169" w14:textId="534293CE" w:rsidR="00DE696D" w:rsidRPr="00DE696D" w:rsidRDefault="0054337F" w:rsidP="00DE696D">
      <w:r>
        <w:rPr>
          <w:noProof/>
        </w:rPr>
        <mc:AlternateContent>
          <mc:Choice Requires="wps">
            <w:drawing>
              <wp:anchor distT="0" distB="0" distL="114300" distR="114300" simplePos="0" relativeHeight="251666432" behindDoc="0" locked="0" layoutInCell="1" allowOverlap="1" wp14:anchorId="547590DD" wp14:editId="47178AD4">
                <wp:simplePos x="0" y="0"/>
                <wp:positionH relativeFrom="column">
                  <wp:posOffset>24765</wp:posOffset>
                </wp:positionH>
                <wp:positionV relativeFrom="paragraph">
                  <wp:posOffset>4239260</wp:posOffset>
                </wp:positionV>
                <wp:extent cx="5756910" cy="1786255"/>
                <wp:effectExtent l="0" t="0" r="0" b="4445"/>
                <wp:wrapTopAndBottom/>
                <wp:docPr id="642147407" name="Textfeld 1"/>
                <wp:cNvGraphicFramePr/>
                <a:graphic xmlns:a="http://schemas.openxmlformats.org/drawingml/2006/main">
                  <a:graphicData uri="http://schemas.microsoft.com/office/word/2010/wordprocessingShape">
                    <wps:wsp>
                      <wps:cNvSpPr txBox="1"/>
                      <wps:spPr>
                        <a:xfrm>
                          <a:off x="0" y="0"/>
                          <a:ext cx="5756910" cy="1786255"/>
                        </a:xfrm>
                        <a:prstGeom prst="rect">
                          <a:avLst/>
                        </a:prstGeom>
                        <a:solidFill>
                          <a:prstClr val="white"/>
                        </a:solidFill>
                        <a:ln>
                          <a:noFill/>
                        </a:ln>
                      </wps:spPr>
                      <wps:txbx>
                        <w:txbxContent>
                          <w:p w14:paraId="3C282B0F" w14:textId="6786E427" w:rsidR="00DE696D" w:rsidRDefault="00DE696D" w:rsidP="00DE696D">
                            <w:pPr>
                              <w:pStyle w:val="Beschriftung"/>
                              <w:spacing w:line="360" w:lineRule="auto"/>
                              <w:rPr>
                                <w:b/>
                                <w:bCs/>
                              </w:rPr>
                            </w:pPr>
                            <w:r w:rsidRPr="00DE696D">
                              <w:rPr>
                                <w:b/>
                                <w:bCs/>
                              </w:rPr>
                              <w:t xml:space="preserve">Figure 2 </w:t>
                            </w:r>
                            <w:r w:rsidR="00D15334">
                              <w:rPr>
                                <w:b/>
                                <w:bCs/>
                              </w:rPr>
                              <w:t xml:space="preserve">Structural brain deviations in spinal cord injury (SCI) compared to the normative model </w:t>
                            </w:r>
                          </w:p>
                          <w:p w14:paraId="52BCE35D" w14:textId="628C83C4" w:rsidR="00DE696D" w:rsidRDefault="00DE696D" w:rsidP="00DE696D">
                            <w:pPr>
                              <w:pStyle w:val="Beschriftung"/>
                              <w:spacing w:line="360" w:lineRule="auto"/>
                              <w:rPr>
                                <w:noProof/>
                                <w:szCs w:val="22"/>
                              </w:rPr>
                            </w:pPr>
                            <w:r>
                              <w:rPr>
                                <w:noProof/>
                                <w:szCs w:val="22"/>
                              </w:rPr>
                              <w:t xml:space="preserve">(A): Surface-based projection of signficant cortical thickness deviations in participants with SCI comparted to age- and sex-adjusted normative </w:t>
                            </w:r>
                            <w:r w:rsidR="00D15334">
                              <w:rPr>
                                <w:noProof/>
                                <w:szCs w:val="22"/>
                              </w:rPr>
                              <w:t>model</w:t>
                            </w:r>
                            <w:r>
                              <w:rPr>
                                <w:noProof/>
                                <w:szCs w:val="22"/>
                              </w:rPr>
                              <w:t>. Colors indicate Cohen’s d effect size</w:t>
                            </w:r>
                            <w:r w:rsidR="00D15334">
                              <w:rPr>
                                <w:noProof/>
                                <w:szCs w:val="22"/>
                              </w:rPr>
                              <w:t>s are shown for increased (red) and decreased (blue) cortiical thickness in SCI compared to the normative model.</w:t>
                            </w:r>
                          </w:p>
                          <w:p w14:paraId="054F60C9" w14:textId="118A3DA9" w:rsidR="00DE696D" w:rsidRDefault="00DE696D" w:rsidP="00DE696D">
                            <w:pPr>
                              <w:rPr>
                                <w:i/>
                                <w:iCs/>
                                <w:noProof/>
                                <w:color w:val="44546A" w:themeColor="text2"/>
                                <w:sz w:val="18"/>
                              </w:rPr>
                            </w:pPr>
                            <w:r w:rsidRPr="00DE696D">
                              <w:rPr>
                                <w:i/>
                                <w:iCs/>
                                <w:noProof/>
                                <w:color w:val="44546A" w:themeColor="text2"/>
                                <w:sz w:val="18"/>
                              </w:rPr>
                              <w:t>(B</w:t>
                            </w:r>
                            <w:r w:rsidR="00D15334">
                              <w:rPr>
                                <w:i/>
                                <w:iCs/>
                                <w:noProof/>
                                <w:color w:val="44546A" w:themeColor="text2"/>
                                <w:sz w:val="18"/>
                              </w:rPr>
                              <w:t>)</w:t>
                            </w:r>
                            <w:r>
                              <w:rPr>
                                <w:i/>
                                <w:iCs/>
                                <w:noProof/>
                                <w:color w:val="44546A" w:themeColor="text2"/>
                                <w:sz w:val="18"/>
                              </w:rPr>
                              <w:t xml:space="preserve">: Subcortical volume deviatin displayed across acial, sagittal and frontal views. </w:t>
                            </w:r>
                            <w:r w:rsidR="00960906">
                              <w:rPr>
                                <w:i/>
                                <w:iCs/>
                                <w:noProof/>
                                <w:color w:val="44546A" w:themeColor="text2"/>
                                <w:sz w:val="18"/>
                              </w:rPr>
                              <w:t>Red</w:t>
                            </w:r>
                            <w:r>
                              <w:rPr>
                                <w:i/>
                                <w:iCs/>
                                <w:noProof/>
                                <w:color w:val="44546A" w:themeColor="text2"/>
                                <w:sz w:val="18"/>
                              </w:rPr>
                              <w:t xml:space="preserve"> regions indicate significantly </w:t>
                            </w:r>
                            <w:r w:rsidR="00960906">
                              <w:rPr>
                                <w:i/>
                                <w:iCs/>
                                <w:noProof/>
                                <w:color w:val="44546A" w:themeColor="text2"/>
                                <w:sz w:val="18"/>
                              </w:rPr>
                              <w:t>increased</w:t>
                            </w:r>
                            <w:r>
                              <w:rPr>
                                <w:i/>
                                <w:iCs/>
                                <w:noProof/>
                                <w:color w:val="44546A" w:themeColor="text2"/>
                                <w:sz w:val="18"/>
                              </w:rPr>
                              <w:t xml:space="preserve"> volumes and </w:t>
                            </w:r>
                            <w:r w:rsidR="00960906">
                              <w:rPr>
                                <w:i/>
                                <w:iCs/>
                                <w:noProof/>
                                <w:color w:val="44546A" w:themeColor="text2"/>
                                <w:sz w:val="18"/>
                              </w:rPr>
                              <w:t xml:space="preserve">blue </w:t>
                            </w:r>
                            <w:r>
                              <w:rPr>
                                <w:i/>
                                <w:iCs/>
                                <w:noProof/>
                                <w:color w:val="44546A" w:themeColor="text2"/>
                                <w:sz w:val="18"/>
                              </w:rPr>
                              <w:t xml:space="preserve">indicate </w:t>
                            </w:r>
                            <w:r w:rsidR="00960906">
                              <w:rPr>
                                <w:i/>
                                <w:iCs/>
                                <w:noProof/>
                                <w:color w:val="44546A" w:themeColor="text2"/>
                                <w:sz w:val="18"/>
                              </w:rPr>
                              <w:t>decreased</w:t>
                            </w:r>
                            <w:r>
                              <w:rPr>
                                <w:i/>
                                <w:iCs/>
                                <w:noProof/>
                                <w:color w:val="44546A" w:themeColor="text2"/>
                                <w:sz w:val="18"/>
                              </w:rPr>
                              <w:t xml:space="preserve"> volumes</w:t>
                            </w:r>
                            <w:r w:rsidR="00D15334">
                              <w:rPr>
                                <w:i/>
                                <w:iCs/>
                                <w:noProof/>
                                <w:color w:val="44546A" w:themeColor="text2"/>
                                <w:sz w:val="18"/>
                              </w:rPr>
                              <w:t xml:space="preserve"> in SCI compared to the normative model</w:t>
                            </w:r>
                            <w:r w:rsidR="002363F6">
                              <w:rPr>
                                <w:i/>
                                <w:iCs/>
                                <w:noProof/>
                                <w:color w:val="44546A" w:themeColor="text2"/>
                                <w:sz w:val="18"/>
                              </w:rPr>
                              <w:t>.*</w:t>
                            </w:r>
                            <w:r>
                              <w:rPr>
                                <w:i/>
                                <w:iCs/>
                                <w:noProof/>
                                <w:color w:val="44546A" w:themeColor="text2"/>
                                <w:sz w:val="18"/>
                              </w:rPr>
                              <w:t xml:space="preserve"> </w:t>
                            </w:r>
                          </w:p>
                          <w:p w14:paraId="7840FCFC" w14:textId="4DC63DAB" w:rsidR="00DE696D" w:rsidRDefault="00DE696D" w:rsidP="00DE696D">
                            <w:pPr>
                              <w:rPr>
                                <w:i/>
                                <w:iCs/>
                                <w:noProof/>
                                <w:color w:val="44546A" w:themeColor="text2"/>
                                <w:sz w:val="18"/>
                              </w:rPr>
                            </w:pPr>
                            <w:r>
                              <w:rPr>
                                <w:i/>
                                <w:iCs/>
                                <w:noProof/>
                                <w:color w:val="44546A" w:themeColor="text2"/>
                                <w:sz w:val="18"/>
                              </w:rPr>
                              <w:t xml:space="preserve">(C): Ranked list of cortical and subcotrial brain features that showed significant deviations from normative </w:t>
                            </w:r>
                            <w:r w:rsidR="0054337F">
                              <w:rPr>
                                <w:i/>
                                <w:iCs/>
                                <w:noProof/>
                                <w:color w:val="44546A" w:themeColor="text2"/>
                                <w:sz w:val="18"/>
                              </w:rPr>
                              <w:t>model</w:t>
                            </w:r>
                            <w:r>
                              <w:rPr>
                                <w:i/>
                                <w:iCs/>
                                <w:noProof/>
                                <w:color w:val="44546A" w:themeColor="text2"/>
                                <w:sz w:val="18"/>
                              </w:rPr>
                              <w:t xml:space="preserve"> after FDR correction (p&lt;0.05). Red indicating </w:t>
                            </w:r>
                            <w:r w:rsidR="00960906">
                              <w:rPr>
                                <w:i/>
                                <w:iCs/>
                                <w:noProof/>
                                <w:color w:val="44546A" w:themeColor="text2"/>
                                <w:sz w:val="18"/>
                              </w:rPr>
                              <w:t>increased</w:t>
                            </w:r>
                            <w:r>
                              <w:rPr>
                                <w:i/>
                                <w:iCs/>
                                <w:noProof/>
                                <w:color w:val="44546A" w:themeColor="text2"/>
                                <w:sz w:val="18"/>
                              </w:rPr>
                              <w:t xml:space="preserve"> and blue indictaing reduced thickness or volume. </w:t>
                            </w:r>
                          </w:p>
                          <w:p w14:paraId="7CC12083" w14:textId="154E338D" w:rsidR="002363F6" w:rsidRPr="00DE696D" w:rsidRDefault="002363F6" w:rsidP="00DE696D">
                            <w:pPr>
                              <w:rPr>
                                <w:i/>
                                <w:iCs/>
                                <w:noProof/>
                                <w:color w:val="44546A" w:themeColor="text2"/>
                                <w:sz w:val="18"/>
                              </w:rPr>
                            </w:pPr>
                            <w:r>
                              <w:rPr>
                                <w:i/>
                                <w:iCs/>
                                <w:noProof/>
                                <w:color w:val="44546A" w:themeColor="text2"/>
                                <w:sz w:val="18"/>
                              </w:rPr>
                              <w:t>* Subcortical gray volume, total gray volume and 3</w:t>
                            </w:r>
                            <w:r w:rsidRPr="002363F6">
                              <w:rPr>
                                <w:i/>
                                <w:iCs/>
                                <w:noProof/>
                                <w:color w:val="44546A" w:themeColor="text2"/>
                                <w:sz w:val="18"/>
                                <w:vertAlign w:val="superscript"/>
                              </w:rPr>
                              <w:t>rd</w:t>
                            </w:r>
                            <w:r>
                              <w:rPr>
                                <w:i/>
                                <w:iCs/>
                                <w:noProof/>
                                <w:color w:val="44546A" w:themeColor="text2"/>
                                <w:sz w:val="18"/>
                              </w:rPr>
                              <w:t xml:space="preserve"> ventricle volume are not visualized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590DD" id="_x0000_s1028" type="#_x0000_t202" style="position:absolute;left:0;text-align:left;margin-left:1.95pt;margin-top:333.8pt;width:453.3pt;height:140.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" stroked="f">
                <v:textbox inset="0,0,0,0">
                  <w:txbxContent>
                    <w:p w14:paraId="3C282B0F" w14:textId="6786E427" w:rsidR="00DE696D" w:rsidRDefault="00DE696D" w:rsidP="00DE696D">
                      <w:pPr>
                        <w:pStyle w:val="Beschriftung"/>
                        <w:spacing w:line="360" w:lineRule="auto"/>
                        <w:rPr>
                          <w:b/>
                          <w:bCs/>
                        </w:rPr>
                      </w:pPr>
                      <w:r w:rsidRPr="00DE696D">
                        <w:rPr>
                          <w:b/>
                          <w:bCs/>
                        </w:rPr>
                        <w:t xml:space="preserve">Figure 2 </w:t>
                      </w:r>
                      <w:r w:rsidR="00D15334">
                        <w:rPr>
                          <w:b/>
                          <w:bCs/>
                        </w:rPr>
                        <w:t xml:space="preserve">Structural brain deviations in spinal cord injury (SCI) compared to the normative model </w:t>
                      </w:r>
                    </w:p>
                    <w:p w14:paraId="52BCE35D" w14:textId="628C83C4" w:rsidR="00DE696D" w:rsidRDefault="00DE696D" w:rsidP="00DE696D">
                      <w:pPr>
                        <w:pStyle w:val="Beschriftung"/>
                        <w:spacing w:line="360" w:lineRule="auto"/>
                        <w:rPr>
                          <w:noProof/>
                          <w:szCs w:val="22"/>
                        </w:rPr>
                      </w:pPr>
                      <w:r>
                        <w:rPr>
                          <w:noProof/>
                          <w:szCs w:val="22"/>
                        </w:rPr>
                        <w:t xml:space="preserve">(A): Surface-based projection of signficant cortical thickness deviations in participants with SCI comparted to age- and sex-adjusted normative </w:t>
                      </w:r>
                      <w:r w:rsidR="00D15334">
                        <w:rPr>
                          <w:noProof/>
                          <w:szCs w:val="22"/>
                        </w:rPr>
                        <w:t>model</w:t>
                      </w:r>
                      <w:r>
                        <w:rPr>
                          <w:noProof/>
                          <w:szCs w:val="22"/>
                        </w:rPr>
                        <w:t>. Colors indicate Cohen’s d effect size</w:t>
                      </w:r>
                      <w:r w:rsidR="00D15334">
                        <w:rPr>
                          <w:noProof/>
                          <w:szCs w:val="22"/>
                        </w:rPr>
                        <w:t>s are shown for increased (red) and decreased (blue) cortiical thickness in SCI compared to the normative model.</w:t>
                      </w:r>
                    </w:p>
                    <w:p w14:paraId="054F60C9" w14:textId="118A3DA9" w:rsidR="00DE696D" w:rsidRDefault="00DE696D" w:rsidP="00DE696D">
                      <w:pPr>
                        <w:rPr>
                          <w:i/>
                          <w:iCs/>
                          <w:noProof/>
                          <w:color w:val="44546A" w:themeColor="text2"/>
                          <w:sz w:val="18"/>
                        </w:rPr>
                      </w:pPr>
                      <w:r w:rsidRPr="00DE696D">
                        <w:rPr>
                          <w:i/>
                          <w:iCs/>
                          <w:noProof/>
                          <w:color w:val="44546A" w:themeColor="text2"/>
                          <w:sz w:val="18"/>
                        </w:rPr>
                        <w:t>(B</w:t>
                      </w:r>
                      <w:r w:rsidR="00D15334">
                        <w:rPr>
                          <w:i/>
                          <w:iCs/>
                          <w:noProof/>
                          <w:color w:val="44546A" w:themeColor="text2"/>
                          <w:sz w:val="18"/>
                        </w:rPr>
                        <w:t>)</w:t>
                      </w:r>
                      <w:r>
                        <w:rPr>
                          <w:i/>
                          <w:iCs/>
                          <w:noProof/>
                          <w:color w:val="44546A" w:themeColor="text2"/>
                          <w:sz w:val="18"/>
                        </w:rPr>
                        <w:t xml:space="preserve">: Subcortical volume deviatin displayed across acial, sagittal and frontal views. </w:t>
                      </w:r>
                      <w:r w:rsidR="00960906">
                        <w:rPr>
                          <w:i/>
                          <w:iCs/>
                          <w:noProof/>
                          <w:color w:val="44546A" w:themeColor="text2"/>
                          <w:sz w:val="18"/>
                        </w:rPr>
                        <w:t>Red</w:t>
                      </w:r>
                      <w:r>
                        <w:rPr>
                          <w:i/>
                          <w:iCs/>
                          <w:noProof/>
                          <w:color w:val="44546A" w:themeColor="text2"/>
                          <w:sz w:val="18"/>
                        </w:rPr>
                        <w:t xml:space="preserve"> regions indicate significantly </w:t>
                      </w:r>
                      <w:r w:rsidR="00960906">
                        <w:rPr>
                          <w:i/>
                          <w:iCs/>
                          <w:noProof/>
                          <w:color w:val="44546A" w:themeColor="text2"/>
                          <w:sz w:val="18"/>
                        </w:rPr>
                        <w:t>increased</w:t>
                      </w:r>
                      <w:r>
                        <w:rPr>
                          <w:i/>
                          <w:iCs/>
                          <w:noProof/>
                          <w:color w:val="44546A" w:themeColor="text2"/>
                          <w:sz w:val="18"/>
                        </w:rPr>
                        <w:t xml:space="preserve"> volumes and </w:t>
                      </w:r>
                      <w:r w:rsidR="00960906">
                        <w:rPr>
                          <w:i/>
                          <w:iCs/>
                          <w:noProof/>
                          <w:color w:val="44546A" w:themeColor="text2"/>
                          <w:sz w:val="18"/>
                        </w:rPr>
                        <w:t xml:space="preserve">blue </w:t>
                      </w:r>
                      <w:r>
                        <w:rPr>
                          <w:i/>
                          <w:iCs/>
                          <w:noProof/>
                          <w:color w:val="44546A" w:themeColor="text2"/>
                          <w:sz w:val="18"/>
                        </w:rPr>
                        <w:t xml:space="preserve">indicate </w:t>
                      </w:r>
                      <w:r w:rsidR="00960906">
                        <w:rPr>
                          <w:i/>
                          <w:iCs/>
                          <w:noProof/>
                          <w:color w:val="44546A" w:themeColor="text2"/>
                          <w:sz w:val="18"/>
                        </w:rPr>
                        <w:t>decreased</w:t>
                      </w:r>
                      <w:r>
                        <w:rPr>
                          <w:i/>
                          <w:iCs/>
                          <w:noProof/>
                          <w:color w:val="44546A" w:themeColor="text2"/>
                          <w:sz w:val="18"/>
                        </w:rPr>
                        <w:t xml:space="preserve"> volumes</w:t>
                      </w:r>
                      <w:r w:rsidR="00D15334">
                        <w:rPr>
                          <w:i/>
                          <w:iCs/>
                          <w:noProof/>
                          <w:color w:val="44546A" w:themeColor="text2"/>
                          <w:sz w:val="18"/>
                        </w:rPr>
                        <w:t xml:space="preserve"> in SCI compared to the normative model</w:t>
                      </w:r>
                      <w:r w:rsidR="002363F6">
                        <w:rPr>
                          <w:i/>
                          <w:iCs/>
                          <w:noProof/>
                          <w:color w:val="44546A" w:themeColor="text2"/>
                          <w:sz w:val="18"/>
                        </w:rPr>
                        <w:t>.*</w:t>
                      </w:r>
                      <w:r>
                        <w:rPr>
                          <w:i/>
                          <w:iCs/>
                          <w:noProof/>
                          <w:color w:val="44546A" w:themeColor="text2"/>
                          <w:sz w:val="18"/>
                        </w:rPr>
                        <w:t xml:space="preserve"> </w:t>
                      </w:r>
                    </w:p>
                    <w:p w14:paraId="7840FCFC" w14:textId="4DC63DAB" w:rsidR="00DE696D" w:rsidRDefault="00DE696D" w:rsidP="00DE696D">
                      <w:pPr>
                        <w:rPr>
                          <w:i/>
                          <w:iCs/>
                          <w:noProof/>
                          <w:color w:val="44546A" w:themeColor="text2"/>
                          <w:sz w:val="18"/>
                        </w:rPr>
                      </w:pPr>
                      <w:r>
                        <w:rPr>
                          <w:i/>
                          <w:iCs/>
                          <w:noProof/>
                          <w:color w:val="44546A" w:themeColor="text2"/>
                          <w:sz w:val="18"/>
                        </w:rPr>
                        <w:t xml:space="preserve">(C): Ranked list of cortical and subcotrial brain features that showed significant deviations from normative </w:t>
                      </w:r>
                      <w:r w:rsidR="0054337F">
                        <w:rPr>
                          <w:i/>
                          <w:iCs/>
                          <w:noProof/>
                          <w:color w:val="44546A" w:themeColor="text2"/>
                          <w:sz w:val="18"/>
                        </w:rPr>
                        <w:t>model</w:t>
                      </w:r>
                      <w:r>
                        <w:rPr>
                          <w:i/>
                          <w:iCs/>
                          <w:noProof/>
                          <w:color w:val="44546A" w:themeColor="text2"/>
                          <w:sz w:val="18"/>
                        </w:rPr>
                        <w:t xml:space="preserve"> after FDR correction (p&lt;0.05). Red indicating </w:t>
                      </w:r>
                      <w:r w:rsidR="00960906">
                        <w:rPr>
                          <w:i/>
                          <w:iCs/>
                          <w:noProof/>
                          <w:color w:val="44546A" w:themeColor="text2"/>
                          <w:sz w:val="18"/>
                        </w:rPr>
                        <w:t>increased</w:t>
                      </w:r>
                      <w:r>
                        <w:rPr>
                          <w:i/>
                          <w:iCs/>
                          <w:noProof/>
                          <w:color w:val="44546A" w:themeColor="text2"/>
                          <w:sz w:val="18"/>
                        </w:rPr>
                        <w:t xml:space="preserve"> and blue indictaing reduced thickness or volume. </w:t>
                      </w:r>
                    </w:p>
                    <w:p w14:paraId="7CC12083" w14:textId="154E338D" w:rsidR="002363F6" w:rsidRPr="00DE696D" w:rsidRDefault="002363F6" w:rsidP="00DE696D">
                      <w:pPr>
                        <w:rPr>
                          <w:i/>
                          <w:iCs/>
                          <w:noProof/>
                          <w:color w:val="44546A" w:themeColor="text2"/>
                          <w:sz w:val="18"/>
                        </w:rPr>
                      </w:pPr>
                      <w:r>
                        <w:rPr>
                          <w:i/>
                          <w:iCs/>
                          <w:noProof/>
                          <w:color w:val="44546A" w:themeColor="text2"/>
                          <w:sz w:val="18"/>
                        </w:rPr>
                        <w:t>* Subcortical gray volume, total gray volume and 3</w:t>
                      </w:r>
                      <w:r w:rsidRPr="002363F6">
                        <w:rPr>
                          <w:i/>
                          <w:iCs/>
                          <w:noProof/>
                          <w:color w:val="44546A" w:themeColor="text2"/>
                          <w:sz w:val="18"/>
                          <w:vertAlign w:val="superscript"/>
                        </w:rPr>
                        <w:t>rd</w:t>
                      </w:r>
                      <w:r>
                        <w:rPr>
                          <w:i/>
                          <w:iCs/>
                          <w:noProof/>
                          <w:color w:val="44546A" w:themeColor="text2"/>
                          <w:sz w:val="18"/>
                        </w:rPr>
                        <w:t xml:space="preserve"> ventricle volume are not visualized</w:t>
                      </w:r>
                    </w:p>
                  </w:txbxContent>
                </v:textbox>
                <w10:wrap type="topAndBottom"/>
              </v:shape>
            </w:pict>
          </mc:Fallback>
        </mc:AlternateContent>
      </w:r>
      <w:r w:rsidR="00DE696D" w:rsidRPr="007C6680">
        <w:rPr>
          <w:noProof/>
        </w:rPr>
        <w:drawing>
          <wp:anchor distT="0" distB="0" distL="114300" distR="114300" simplePos="0" relativeHeight="251664384" behindDoc="0" locked="0" layoutInCell="1" allowOverlap="1" wp14:anchorId="77832222" wp14:editId="44A2FDB3">
            <wp:simplePos x="0" y="0"/>
            <wp:positionH relativeFrom="column">
              <wp:posOffset>-31115</wp:posOffset>
            </wp:positionH>
            <wp:positionV relativeFrom="paragraph">
              <wp:posOffset>2195104</wp:posOffset>
            </wp:positionV>
            <wp:extent cx="5756910" cy="1954530"/>
            <wp:effectExtent l="0" t="0" r="0" b="1270"/>
            <wp:wrapTopAndBottom/>
            <wp:docPr id="144450074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0740" name="Grafik 1" descr="Ein Bild, das Text, Diagramm, Reihe, Screensho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5756910" cy="1954530"/>
                    </a:xfrm>
                    <a:prstGeom prst="rect">
                      <a:avLst/>
                    </a:prstGeom>
                  </pic:spPr>
                </pic:pic>
              </a:graphicData>
            </a:graphic>
            <wp14:sizeRelH relativeFrom="page">
              <wp14:pctWidth>0</wp14:pctWidth>
            </wp14:sizeRelH>
            <wp14:sizeRelV relativeFrom="page">
              <wp14:pctHeight>0</wp14:pctHeight>
            </wp14:sizeRelV>
          </wp:anchor>
        </w:drawing>
      </w:r>
      <w:r w:rsidR="00E6087D">
        <w:t xml:space="preserve">Among the subcortical </w:t>
      </w:r>
      <w:r w:rsidR="00DE696D">
        <w:t>volume</w:t>
      </w:r>
      <w:r>
        <w:t>s</w:t>
      </w:r>
      <w:r w:rsidR="00E6087D">
        <w:t xml:space="preserve">, eight </w:t>
      </w:r>
      <w:r w:rsidR="00DE696D">
        <w:t>features</w:t>
      </w:r>
      <w:r w:rsidR="00E6087D">
        <w:t xml:space="preserve"> showed significant deviations from the normative </w:t>
      </w:r>
      <w:r>
        <w:t>model</w:t>
      </w:r>
      <w:r w:rsidR="00DE696D">
        <w:t xml:space="preserve"> </w:t>
      </w:r>
      <w:r w:rsidR="00E6087D">
        <w:t>after FDR correction</w:t>
      </w:r>
      <w:r w:rsidR="00DE696D">
        <w:t xml:space="preserve"> (Figure 2B/C; see Table S1)</w:t>
      </w:r>
      <w:r w:rsidR="00E6087D">
        <w:t xml:space="preserve">. The largest </w:t>
      </w:r>
      <w:r w:rsidR="00DE696D">
        <w:t>negative deviations w</w:t>
      </w:r>
      <w:r>
        <w:t>ere</w:t>
      </w:r>
      <w:r w:rsidR="00DE696D">
        <w:t xml:space="preserve"> observed in total gray matter volume</w:t>
      </w:r>
      <w:r w:rsidR="00E6087D">
        <w:t xml:space="preserve"> (d = </w:t>
      </w:r>
      <w:r w:rsidR="00DE696D">
        <w:t>- 0.832</w:t>
      </w:r>
      <w:r w:rsidR="00E6087D">
        <w:t xml:space="preserve">, </w:t>
      </w:r>
      <w:r w:rsidR="00DE696D" w:rsidRPr="00690FBC">
        <w:rPr>
          <w:i/>
          <w:iCs/>
        </w:rPr>
        <w:t>p</w:t>
      </w:r>
      <w:r w:rsidR="004536DA">
        <w:t xml:space="preserve"> </w:t>
      </w:r>
      <w:r w:rsidR="00DE696D">
        <w:t xml:space="preserve">= </w:t>
      </w:r>
      <w:r w:rsidR="004536DA">
        <w:t>0.001</w:t>
      </w:r>
      <w:r w:rsidR="00DE696D">
        <w:t xml:space="preserve">), indicating substantial structural reduction in the SCI group. Additional reductions were found in the right cerebellar cortex (d = -0.71, </w:t>
      </w:r>
      <w:r w:rsidR="00DE696D" w:rsidRPr="00690FBC">
        <w:rPr>
          <w:i/>
          <w:iCs/>
        </w:rPr>
        <w:t>p</w:t>
      </w:r>
      <w:r w:rsidR="00DE696D">
        <w:t xml:space="preserve"> = 0.005), left pallidum (d = - 0.68, </w:t>
      </w:r>
      <w:r w:rsidR="00DE696D" w:rsidRPr="00690FBC">
        <w:rPr>
          <w:i/>
          <w:iCs/>
        </w:rPr>
        <w:t>p</w:t>
      </w:r>
      <w:r w:rsidR="00DE696D">
        <w:t xml:space="preserve"> = 0.007), subcortical gray volume (d = -0.632, </w:t>
      </w:r>
      <w:r w:rsidR="00DE696D" w:rsidRPr="00690FBC">
        <w:rPr>
          <w:i/>
          <w:iCs/>
        </w:rPr>
        <w:t>p</w:t>
      </w:r>
      <w:r w:rsidR="00DE696D">
        <w:t xml:space="preserve"> = 0.013)</w:t>
      </w:r>
      <w:r>
        <w:t>,</w:t>
      </w:r>
      <w:r w:rsidR="00DE696D">
        <w:t xml:space="preserve"> and left amygdala (d = -0.59, </w:t>
      </w:r>
      <w:r w:rsidR="00DE696D" w:rsidRPr="00690FBC">
        <w:rPr>
          <w:i/>
          <w:iCs/>
        </w:rPr>
        <w:t>p</w:t>
      </w:r>
      <w:r w:rsidR="00DE696D">
        <w:t xml:space="preserve"> = 0.022). In contrast </w:t>
      </w:r>
      <w:r w:rsidR="00EE2608">
        <w:t>enlarged volumes were detected in the 3</w:t>
      </w:r>
      <w:r w:rsidR="00EE2608" w:rsidRPr="00EE2608">
        <w:rPr>
          <w:vertAlign w:val="superscript"/>
        </w:rPr>
        <w:t>rd</w:t>
      </w:r>
      <w:r w:rsidR="00EE2608">
        <w:t xml:space="preserve"> ventricle (d = 0.57, </w:t>
      </w:r>
      <w:r w:rsidR="00DE696D" w:rsidRPr="00690FBC">
        <w:rPr>
          <w:i/>
          <w:iCs/>
        </w:rPr>
        <w:t>p</w:t>
      </w:r>
      <w:r w:rsidR="00EE2608">
        <w:t xml:space="preserve"> = 0.025), right inferior lateral ventricle (d = 0.52, </w:t>
      </w:r>
      <w:r w:rsidR="00DE696D" w:rsidRPr="00690FBC">
        <w:rPr>
          <w:i/>
          <w:iCs/>
        </w:rPr>
        <w:t>p</w:t>
      </w:r>
      <w:r w:rsidR="00EE2608">
        <w:t xml:space="preserve"> = 0.042), and right vessel structure (d = 0.52, </w:t>
      </w:r>
      <w:r w:rsidR="00DE696D" w:rsidRPr="00690FBC">
        <w:rPr>
          <w:i/>
          <w:iCs/>
        </w:rPr>
        <w:t>p</w:t>
      </w:r>
      <w:r w:rsidR="00EE2608">
        <w:t xml:space="preserve"> = 0.042). </w:t>
      </w:r>
    </w:p>
    <w:p w14:paraId="55CDA0C5" w14:textId="77777777" w:rsidR="002363F6" w:rsidRDefault="002363F6" w:rsidP="002363F6">
      <w:pPr>
        <w:pStyle w:val="berschrift2"/>
      </w:pPr>
      <w:r>
        <w:t>Structural brain deviations in SCI-NP and SCI-nNP subgroups</w:t>
      </w:r>
    </w:p>
    <w:p w14:paraId="3277577D" w14:textId="46D72094" w:rsidR="00B75161" w:rsidRDefault="00B75161" w:rsidP="00B75161">
      <w:pPr>
        <w:pStyle w:val="berschrift3"/>
      </w:pPr>
      <w:r>
        <w:t>SCI-NP: Deviations from normative structure</w:t>
      </w:r>
    </w:p>
    <w:p w14:paraId="51B75BAD" w14:textId="4E203258" w:rsidR="00B75161" w:rsidRDefault="004C75A1" w:rsidP="00B75161">
      <w:r>
        <w:t xml:space="preserve">In the SCI-NP subgroup, </w:t>
      </w:r>
      <w:r w:rsidR="00941BCD">
        <w:t>22 of 23 features showed significant deviations (</w:t>
      </w:r>
      <w:r w:rsidR="00941BCD" w:rsidRPr="00941BCD">
        <w:rPr>
          <w:i/>
          <w:iCs/>
        </w:rPr>
        <w:t>p</w:t>
      </w:r>
      <w:r w:rsidR="00941BCD">
        <w:t xml:space="preserve"> &lt; 0.05)</w:t>
      </w:r>
      <w:r w:rsidR="00A11A8D">
        <w:t xml:space="preserve"> (Figure </w:t>
      </w:r>
      <w:r w:rsidR="00C54DB9">
        <w:t>3</w:t>
      </w:r>
      <w:r w:rsidR="00983366">
        <w:t xml:space="preserve">, </w:t>
      </w:r>
      <w:r w:rsidR="00834FCA">
        <w:t xml:space="preserve">for full details see </w:t>
      </w:r>
      <w:r w:rsidR="00983366">
        <w:t>Tabel S2</w:t>
      </w:r>
      <w:r w:rsidR="00A11A8D">
        <w:t xml:space="preserve">). </w:t>
      </w:r>
    </w:p>
    <w:p w14:paraId="16EC3B96" w14:textId="25B73C0D" w:rsidR="00A11A8D" w:rsidRDefault="00A11A8D" w:rsidP="00A11A8D">
      <w:pPr>
        <w:pStyle w:val="berschrift4"/>
      </w:pPr>
      <w:r>
        <w:t>Cortical thickness</w:t>
      </w:r>
    </w:p>
    <w:p w14:paraId="7BBDBA33" w14:textId="6EB624FF" w:rsidR="00C54FBE" w:rsidRDefault="0054337F" w:rsidP="00C54FBE">
      <w:r>
        <w:t xml:space="preserve">In the SCI-NP subgroup, </w:t>
      </w:r>
      <w:r w:rsidR="00A11A8D">
        <w:t xml:space="preserve">reductions in cortical thickness were observed in several anterior features, including the right </w:t>
      </w:r>
      <w:r w:rsidR="00C51CD5">
        <w:t>transverse</w:t>
      </w:r>
      <w:r w:rsidR="00A11A8D">
        <w:t xml:space="preserve"> frontopolar gyrus and sulcus (d = </w:t>
      </w:r>
      <w:r w:rsidR="00C51CD5">
        <w:t xml:space="preserve">- </w:t>
      </w:r>
      <w:r w:rsidR="00A11A8D">
        <w:t>0.929</w:t>
      </w:r>
      <w:r w:rsidR="00C51CD5">
        <w:t xml:space="preserve">, </w:t>
      </w:r>
      <w:r w:rsidR="00C51CD5">
        <w:rPr>
          <w:i/>
          <w:iCs/>
        </w:rPr>
        <w:t>p</w:t>
      </w:r>
      <w:r w:rsidR="00C51CD5">
        <w:t xml:space="preserve"> &lt; 0.001), right inferior frontal gyrus - opercular part (d = -  0.592, </w:t>
      </w:r>
      <w:r w:rsidR="00C51CD5">
        <w:rPr>
          <w:i/>
          <w:iCs/>
        </w:rPr>
        <w:t>p</w:t>
      </w:r>
      <w:r w:rsidR="00C51CD5">
        <w:t xml:space="preserve"> = 0.008), right superior frontal sulcus </w:t>
      </w:r>
      <w:r w:rsidR="00C51CD5">
        <w:lastRenderedPageBreak/>
        <w:t xml:space="preserve">(d = - 0.427, </w:t>
      </w:r>
      <w:r w:rsidR="00C51CD5">
        <w:rPr>
          <w:i/>
          <w:iCs/>
        </w:rPr>
        <w:t>p</w:t>
      </w:r>
      <w:r w:rsidR="00C51CD5">
        <w:t xml:space="preserve"> = 0.017) and left paracentral gyrus and sulcus (d = </w:t>
      </w:r>
      <w:r w:rsidR="00C54FBE">
        <w:t xml:space="preserve">- </w:t>
      </w:r>
      <w:r w:rsidR="00C51CD5">
        <w:t xml:space="preserve">0.684, </w:t>
      </w:r>
      <w:r w:rsidR="00C51CD5">
        <w:rPr>
          <w:i/>
          <w:iCs/>
        </w:rPr>
        <w:t>p</w:t>
      </w:r>
      <w:r w:rsidR="00C51CD5">
        <w:t xml:space="preserve"> = 0.003)</w:t>
      </w:r>
      <w:r w:rsidR="00C54FBE">
        <w:t xml:space="preserve">. </w:t>
      </w:r>
      <w:r w:rsidR="00983366">
        <w:t xml:space="preserve">Decreased temporal cortical thickness </w:t>
      </w:r>
      <w:r w:rsidR="00C54FBE">
        <w:t xml:space="preserve">was noted in the right inferior temporal gyrus (d = </w:t>
      </w:r>
      <w:r w:rsidR="00662994">
        <w:t xml:space="preserve">- </w:t>
      </w:r>
      <w:r w:rsidR="00C54FBE">
        <w:t xml:space="preserve">0.615, </w:t>
      </w:r>
      <w:r w:rsidR="00C54FBE">
        <w:rPr>
          <w:i/>
          <w:iCs/>
        </w:rPr>
        <w:t>p</w:t>
      </w:r>
      <w:r w:rsidR="00C54FBE">
        <w:t xml:space="preserve"> = 0.006) and right transverse temporal sulcus (d = </w:t>
      </w:r>
      <w:r w:rsidR="00662994">
        <w:t xml:space="preserve">- </w:t>
      </w:r>
      <w:r w:rsidR="00C54FBE">
        <w:t>0.</w:t>
      </w:r>
      <w:r w:rsidR="00662994">
        <w:t>537</w:t>
      </w:r>
      <w:r w:rsidR="00C54FBE">
        <w:t xml:space="preserve">, </w:t>
      </w:r>
      <w:r w:rsidR="00C54FBE">
        <w:rPr>
          <w:i/>
          <w:iCs/>
        </w:rPr>
        <w:t>p</w:t>
      </w:r>
      <w:r w:rsidR="00C54FBE">
        <w:t xml:space="preserve"> = 0.0</w:t>
      </w:r>
      <w:r w:rsidR="00662994">
        <w:t>15)</w:t>
      </w:r>
      <w:r>
        <w:t xml:space="preserve"> </w:t>
      </w:r>
      <w:r w:rsidR="00983366">
        <w:t>compared to the normative model.</w:t>
      </w:r>
    </w:p>
    <w:p w14:paraId="31E03CF8" w14:textId="633897FB" w:rsidR="00A11A8D" w:rsidRPr="00C51CD5" w:rsidRDefault="00662994" w:rsidP="00A11A8D">
      <w:r>
        <w:t>In contrast, increased cortical thickness was found in posterior an</w:t>
      </w:r>
      <w:r w:rsidR="0054337F">
        <w:t>d</w:t>
      </w:r>
      <w:r>
        <w:t xml:space="preserve"> parietal features, most notably the right superior and transverse occipital sulcus (d = 0.891, </w:t>
      </w:r>
      <w:r>
        <w:rPr>
          <w:i/>
          <w:iCs/>
        </w:rPr>
        <w:t>p</w:t>
      </w:r>
      <w:r>
        <w:t xml:space="preserve"> &lt; 0.001), right medial occipito-temporal and lingual sulcus (d = 0.844, </w:t>
      </w:r>
      <w:r>
        <w:rPr>
          <w:i/>
          <w:iCs/>
        </w:rPr>
        <w:t>p</w:t>
      </w:r>
      <w:r>
        <w:t xml:space="preserve"> &lt; 0.001)</w:t>
      </w:r>
      <w:r w:rsidR="006947C9">
        <w:t>,</w:t>
      </w:r>
      <w:r>
        <w:t xml:space="preserve"> right middle occipital and lunate sulcus</w:t>
      </w:r>
      <w:r w:rsidR="006947C9">
        <w:t xml:space="preserve"> (d = 0.706, </w:t>
      </w:r>
      <w:r w:rsidR="006947C9">
        <w:rPr>
          <w:i/>
          <w:iCs/>
        </w:rPr>
        <w:t>p</w:t>
      </w:r>
      <w:r w:rsidR="006947C9">
        <w:t xml:space="preserve"> = 0.002)</w:t>
      </w:r>
      <w:r>
        <w:t xml:space="preserve">, </w:t>
      </w:r>
      <w:r w:rsidR="006947C9">
        <w:t xml:space="preserve">and right intraparietal and transverse parietal sulcus (d = 0.678 </w:t>
      </w:r>
      <w:r w:rsidR="006947C9">
        <w:rPr>
          <w:i/>
          <w:iCs/>
        </w:rPr>
        <w:t>p</w:t>
      </w:r>
      <w:r w:rsidR="006947C9">
        <w:t xml:space="preserve"> = 0.003).</w:t>
      </w:r>
    </w:p>
    <w:p w14:paraId="4728DE30" w14:textId="47A051D3" w:rsidR="00A11A8D" w:rsidRDefault="00A11A8D" w:rsidP="00A11A8D">
      <w:pPr>
        <w:pStyle w:val="berschrift4"/>
      </w:pPr>
      <w:r>
        <w:t xml:space="preserve">Subcortical volumes </w:t>
      </w:r>
    </w:p>
    <w:p w14:paraId="3CF266AD" w14:textId="1A078786" w:rsidR="006947C9" w:rsidRDefault="0054337F" w:rsidP="006947C9">
      <w:r>
        <w:t>In the SCI-NP subgroup, v</w:t>
      </w:r>
      <w:r w:rsidR="006947C9">
        <w:t xml:space="preserve">olume reductions were detected in total gray matter (d = - 0.931, </w:t>
      </w:r>
      <w:r w:rsidR="006947C9">
        <w:rPr>
          <w:i/>
          <w:iCs/>
        </w:rPr>
        <w:t>p</w:t>
      </w:r>
      <w:r w:rsidR="006947C9">
        <w:t xml:space="preserve"> &lt; 0.001), the left pallidum (d = - 0.807, </w:t>
      </w:r>
      <w:r w:rsidR="006947C9">
        <w:rPr>
          <w:i/>
          <w:iCs/>
        </w:rPr>
        <w:t>p</w:t>
      </w:r>
      <w:r w:rsidR="006947C9">
        <w:t xml:space="preserve"> &lt; 0.001), the left amygdala (d = - 0.786, </w:t>
      </w:r>
      <w:r w:rsidR="006947C9">
        <w:rPr>
          <w:i/>
          <w:iCs/>
        </w:rPr>
        <w:t>p</w:t>
      </w:r>
      <w:r w:rsidR="006947C9">
        <w:t xml:space="preserve"> &lt; 0.001), the right cerebellar cortex (d = - 0.757, </w:t>
      </w:r>
      <w:r w:rsidR="006947C9">
        <w:rPr>
          <w:i/>
          <w:iCs/>
        </w:rPr>
        <w:t>p</w:t>
      </w:r>
      <w:r w:rsidR="006947C9">
        <w:t xml:space="preserve"> = 0.001) and subcortical gray matter (d = - 0.737, </w:t>
      </w:r>
      <w:r w:rsidR="006947C9">
        <w:rPr>
          <w:i/>
          <w:iCs/>
        </w:rPr>
        <w:t>p</w:t>
      </w:r>
      <w:r w:rsidR="006947C9">
        <w:t xml:space="preserve"> = 0.001)</w:t>
      </w:r>
      <w:r>
        <w:t xml:space="preserve"> compared to the normative model. </w:t>
      </w:r>
    </w:p>
    <w:p w14:paraId="4376B491" w14:textId="147FB046" w:rsidR="006947C9" w:rsidRPr="006947C9" w:rsidRDefault="006947C9" w:rsidP="006947C9">
      <w:r>
        <w:t xml:space="preserve">Conversely, enlarged volumes were observed in </w:t>
      </w:r>
      <w:r w:rsidR="001B6997">
        <w:t xml:space="preserve">right vessel structure (d = 0.726, </w:t>
      </w:r>
      <w:r w:rsidR="001B6997">
        <w:rPr>
          <w:i/>
          <w:iCs/>
        </w:rPr>
        <w:t>p</w:t>
      </w:r>
      <w:r w:rsidR="001B6997">
        <w:t xml:space="preserve"> = 0.002), </w:t>
      </w:r>
      <w:r>
        <w:t xml:space="preserve">the third ventricle (d = 0.606, </w:t>
      </w:r>
      <w:r>
        <w:rPr>
          <w:i/>
          <w:iCs/>
        </w:rPr>
        <w:t>p</w:t>
      </w:r>
      <w:r>
        <w:t xml:space="preserve"> = 0.007)</w:t>
      </w:r>
      <w:r w:rsidR="001B6997">
        <w:t xml:space="preserve"> and </w:t>
      </w:r>
      <w:r>
        <w:t xml:space="preserve">right inferior lateral ventricle (d = 0.446, </w:t>
      </w:r>
      <w:r>
        <w:rPr>
          <w:i/>
          <w:iCs/>
        </w:rPr>
        <w:t>p</w:t>
      </w:r>
      <w:r>
        <w:t xml:space="preserve"> = 0.039)</w:t>
      </w:r>
      <w:r w:rsidR="001B6997">
        <w:t>.</w:t>
      </w:r>
    </w:p>
    <w:p w14:paraId="32148A72" w14:textId="77777777" w:rsidR="00B75161" w:rsidRDefault="00B75161" w:rsidP="00B75161">
      <w:pPr>
        <w:pStyle w:val="berschrift3"/>
      </w:pPr>
      <w:r>
        <w:t>SCI-nNP: Deviations from normative structure</w:t>
      </w:r>
    </w:p>
    <w:p w14:paraId="2BA75165" w14:textId="793558BD" w:rsidR="001B6997" w:rsidRDefault="001B6997" w:rsidP="001B6997">
      <w:r>
        <w:t>In the SCI-nNP group, 9 out of 23 features showed significant deviations</w:t>
      </w:r>
      <w:r w:rsidR="00834FCA">
        <w:t xml:space="preserve"> (Figure 3, for full details see Tabel S3)</w:t>
      </w:r>
      <w:r>
        <w:t xml:space="preserve">. </w:t>
      </w:r>
    </w:p>
    <w:p w14:paraId="7B37C86F" w14:textId="4919BE78" w:rsidR="001B6997" w:rsidRDefault="001B6997" w:rsidP="001B6997">
      <w:pPr>
        <w:pStyle w:val="berschrift4"/>
      </w:pPr>
      <w:r>
        <w:t>Cortical thickness</w:t>
      </w:r>
    </w:p>
    <w:p w14:paraId="6349112B" w14:textId="1C28B16A" w:rsidR="001B6997" w:rsidRPr="001B6997" w:rsidRDefault="001B6997" w:rsidP="001B6997">
      <w:r w:rsidRPr="001B6997">
        <w:t xml:space="preserve">Significant </w:t>
      </w:r>
      <w:r w:rsidR="00983366">
        <w:t xml:space="preserve">reduced </w:t>
      </w:r>
      <w:r w:rsidRPr="001B6997">
        <w:t xml:space="preserve">cortical </w:t>
      </w:r>
      <w:r w:rsidR="00983366">
        <w:t xml:space="preserve">thickness </w:t>
      </w:r>
      <w:r w:rsidRPr="001B6997">
        <w:t xml:space="preserve">was observed in the right transverse frontopolar gyrus and sulcus </w:t>
      </w:r>
      <w:r>
        <w:t xml:space="preserve">(d = - 0.941, </w:t>
      </w:r>
      <w:r>
        <w:rPr>
          <w:i/>
          <w:iCs/>
        </w:rPr>
        <w:t>p</w:t>
      </w:r>
      <w:r>
        <w:t xml:space="preserve"> = 0.016), </w:t>
      </w:r>
      <w:r w:rsidRPr="001B6997">
        <w:t xml:space="preserve">the right inferior frontal gyrus – opercular part </w:t>
      </w:r>
      <w:r>
        <w:t xml:space="preserve">(d = - 0.864, </w:t>
      </w:r>
      <w:r>
        <w:rPr>
          <w:i/>
          <w:iCs/>
        </w:rPr>
        <w:t>p</w:t>
      </w:r>
      <w:r>
        <w:t xml:space="preserve"> = 0.023) </w:t>
      </w:r>
      <w:r w:rsidRPr="001B6997">
        <w:t xml:space="preserve">and the right superior frontal sulcus </w:t>
      </w:r>
      <w:r>
        <w:t xml:space="preserve">(d = - 0.810, </w:t>
      </w:r>
      <w:r>
        <w:rPr>
          <w:i/>
          <w:iCs/>
        </w:rPr>
        <w:t>p</w:t>
      </w:r>
      <w:r>
        <w:t xml:space="preserve"> = 0.031)</w:t>
      </w:r>
      <w:r w:rsidRPr="001B6997">
        <w:t xml:space="preserve">. </w:t>
      </w:r>
      <w:r w:rsidR="00A84336" w:rsidRPr="001B6997">
        <w:t xml:space="preserve">Additional deviations included reduced thickness in the left lateral fissure – anterior horizontal segment </w:t>
      </w:r>
      <w:r w:rsidR="00A84336">
        <w:t xml:space="preserve">(d = - 0.767, </w:t>
      </w:r>
      <w:r w:rsidR="00A84336">
        <w:rPr>
          <w:i/>
          <w:iCs/>
        </w:rPr>
        <w:t>p</w:t>
      </w:r>
      <w:r w:rsidR="00A84336">
        <w:t xml:space="preserve"> = 0.038)</w:t>
      </w:r>
      <w:r w:rsidR="00A84336" w:rsidRPr="001B6997">
        <w:t xml:space="preserve"> and in the right temporal pole </w:t>
      </w:r>
      <w:r w:rsidR="00A84336">
        <w:t xml:space="preserve">(d = - 0.719, </w:t>
      </w:r>
      <w:r w:rsidR="00A84336">
        <w:rPr>
          <w:i/>
          <w:iCs/>
        </w:rPr>
        <w:t>p</w:t>
      </w:r>
      <w:r w:rsidR="00A84336">
        <w:t xml:space="preserve"> = 0.049). </w:t>
      </w:r>
      <w:r w:rsidRPr="001B6997">
        <w:t xml:space="preserve">In contrast, increased cortical thickness was found in posterior regions, including the right superior and transverse occipital sulcus </w:t>
      </w:r>
      <w:r w:rsidR="00A84336">
        <w:t xml:space="preserve">(d = 1.135, </w:t>
      </w:r>
      <w:r w:rsidR="00A84336">
        <w:rPr>
          <w:i/>
          <w:iCs/>
        </w:rPr>
        <w:t>p</w:t>
      </w:r>
      <w:r w:rsidR="00A84336">
        <w:t xml:space="preserve"> = 0.006</w:t>
      </w:r>
      <w:r w:rsidRPr="001B6997">
        <w:t xml:space="preserve">), right medial occipito-temporal and lingual sulcus </w:t>
      </w:r>
      <w:r w:rsidR="00A84336">
        <w:t xml:space="preserve">(d = 1.061, </w:t>
      </w:r>
      <w:r w:rsidR="00A84336">
        <w:rPr>
          <w:i/>
          <w:iCs/>
        </w:rPr>
        <w:t>p</w:t>
      </w:r>
      <w:r w:rsidR="00A84336">
        <w:t xml:space="preserve"> = 0.008)</w:t>
      </w:r>
      <w:r w:rsidRPr="001B6997">
        <w:t>, right middle occipital and lunate sulcus</w:t>
      </w:r>
      <w:r w:rsidR="00A84336">
        <w:t xml:space="preserve"> (d = 0.966, </w:t>
      </w:r>
      <w:r w:rsidR="00A84336">
        <w:rPr>
          <w:i/>
          <w:iCs/>
        </w:rPr>
        <w:t>p</w:t>
      </w:r>
      <w:r w:rsidR="00A84336">
        <w:t xml:space="preserve"> = 0.014)</w:t>
      </w:r>
      <w:r w:rsidRPr="001B6997">
        <w:t>, and right intraparietal and transverse parietal sulcus</w:t>
      </w:r>
      <w:r w:rsidR="00A84336">
        <w:t xml:space="preserve"> (d = 0.964, </w:t>
      </w:r>
      <w:r w:rsidR="00A84336">
        <w:rPr>
          <w:i/>
          <w:iCs/>
        </w:rPr>
        <w:t>p</w:t>
      </w:r>
      <w:r w:rsidR="00A84336">
        <w:t xml:space="preserve"> = 0.014)</w:t>
      </w:r>
      <w:r w:rsidRPr="001B6997">
        <w:t xml:space="preserve">. </w:t>
      </w:r>
    </w:p>
    <w:p w14:paraId="31067E87" w14:textId="2087C41C" w:rsidR="001B6997" w:rsidRDefault="001B6997" w:rsidP="001B6997">
      <w:pPr>
        <w:pStyle w:val="berschrift4"/>
      </w:pPr>
      <w:r>
        <w:t>Subcortical volumes</w:t>
      </w:r>
    </w:p>
    <w:p w14:paraId="2120D7C7" w14:textId="3A71DA2B" w:rsidR="001B6997" w:rsidRPr="001B6997" w:rsidRDefault="001B6997" w:rsidP="001B6997">
      <w:r>
        <w:t xml:space="preserve">None of the subcortical volume measures showed significant deviations </w:t>
      </w:r>
      <w:r w:rsidR="00521B3E">
        <w:t>from</w:t>
      </w:r>
      <w:r>
        <w:t xml:space="preserve"> the normative model in the SCI-nNP group</w:t>
      </w:r>
      <w:r w:rsidR="00983366">
        <w:t xml:space="preserve"> (Tabl</w:t>
      </w:r>
      <w:r w:rsidR="00474F98">
        <w:t>e</w:t>
      </w:r>
      <w:r w:rsidR="00983366">
        <w:t xml:space="preserve"> S3)</w:t>
      </w:r>
      <w:r>
        <w:t xml:space="preserve">. </w:t>
      </w:r>
    </w:p>
    <w:p w14:paraId="1C741F60" w14:textId="2DB87448" w:rsidR="00B75161" w:rsidRDefault="006D0832" w:rsidP="00940678">
      <w:pPr>
        <w:pStyle w:val="berschrift3"/>
      </w:pPr>
      <w:r>
        <w:lastRenderedPageBreak/>
        <w:t>No differences between SCI-NP and SCI-nNP groups</w:t>
      </w:r>
    </w:p>
    <w:p w14:paraId="442F80E7" w14:textId="40349BAE" w:rsidR="00940678" w:rsidRPr="00940678" w:rsidRDefault="00834FCA" w:rsidP="00940678">
      <w:r>
        <w:rPr>
          <w:noProof/>
        </w:rPr>
        <w:drawing>
          <wp:anchor distT="0" distB="0" distL="114300" distR="114300" simplePos="0" relativeHeight="251667456" behindDoc="0" locked="0" layoutInCell="1" allowOverlap="1" wp14:anchorId="43654D31" wp14:editId="293A7F70">
            <wp:simplePos x="0" y="0"/>
            <wp:positionH relativeFrom="column">
              <wp:posOffset>2540</wp:posOffset>
            </wp:positionH>
            <wp:positionV relativeFrom="paragraph">
              <wp:posOffset>606425</wp:posOffset>
            </wp:positionV>
            <wp:extent cx="5875655" cy="2826385"/>
            <wp:effectExtent l="0" t="0" r="4445" b="5715"/>
            <wp:wrapTopAndBottom/>
            <wp:docPr id="1259062297" name="Grafik 4" descr="Ein Bild, das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62297" name="Grafik 4" descr="Ein Bild, das Screenshot, Text enthält.&#10;&#10;KI-generierte Inhalte können fehlerhaft sein."/>
                    <pic:cNvPicPr/>
                  </pic:nvPicPr>
                  <pic:blipFill rotWithShape="1">
                    <a:blip r:embed="rId18">
                      <a:extLst>
                        <a:ext uri="{28A0092B-C50C-407E-A947-70E740481C1C}">
                          <a14:useLocalDpi xmlns:a14="http://schemas.microsoft.com/office/drawing/2010/main" val="0"/>
                        </a:ext>
                      </a:extLst>
                    </a:blip>
                    <a:srcRect t="1780"/>
                    <a:stretch>
                      <a:fillRect/>
                    </a:stretch>
                  </pic:blipFill>
                  <pic:spPr bwMode="auto">
                    <a:xfrm>
                      <a:off x="0" y="0"/>
                      <a:ext cx="5875655" cy="2826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742B9BCA" wp14:editId="56F8AD9A">
                <wp:simplePos x="0" y="0"/>
                <wp:positionH relativeFrom="column">
                  <wp:posOffset>1905</wp:posOffset>
                </wp:positionH>
                <wp:positionV relativeFrom="paragraph">
                  <wp:posOffset>3541542</wp:posOffset>
                </wp:positionV>
                <wp:extent cx="5876290" cy="635"/>
                <wp:effectExtent l="0" t="0" r="3810" b="12065"/>
                <wp:wrapTopAndBottom/>
                <wp:docPr id="1969151690" name="Textfeld 1"/>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14:paraId="18A4D911" w14:textId="3DEEC078" w:rsidR="00940678" w:rsidRPr="00940678" w:rsidRDefault="00940678" w:rsidP="00834FCA">
                            <w:pPr>
                              <w:pStyle w:val="Beschriftung"/>
                              <w:spacing w:line="360" w:lineRule="auto"/>
                              <w:rPr>
                                <w:b/>
                                <w:bCs/>
                              </w:rPr>
                            </w:pPr>
                            <w:r w:rsidRPr="00940678">
                              <w:rPr>
                                <w:b/>
                                <w:bCs/>
                              </w:rPr>
                              <w:t>Figure 3:</w:t>
                            </w:r>
                            <w:r w:rsidR="00834FCA">
                              <w:rPr>
                                <w:b/>
                                <w:bCs/>
                              </w:rPr>
                              <w:t xml:space="preserve"> Structural brain deviations in spinal cord injury (SCI) participants with (SCI-NP) and without (SCI-nNP) neuropathic pain </w:t>
                            </w:r>
                          </w:p>
                          <w:p w14:paraId="5FBF247A" w14:textId="20C953DF" w:rsidR="00940678" w:rsidRPr="00940678" w:rsidRDefault="00C54DB9" w:rsidP="00834FCA">
                            <w:pPr>
                              <w:rPr>
                                <w:sz w:val="18"/>
                                <w:szCs w:val="18"/>
                                <w:lang w:eastAsia="en-US"/>
                              </w:rPr>
                            </w:pPr>
                            <w:r w:rsidRPr="00940678">
                              <w:rPr>
                                <w:i/>
                                <w:iCs/>
                                <w:color w:val="44546A" w:themeColor="text2"/>
                                <w:sz w:val="18"/>
                                <w:szCs w:val="18"/>
                              </w:rPr>
                              <w:t>Residual</w:t>
                            </w:r>
                            <w:r w:rsidR="00940678" w:rsidRPr="00940678">
                              <w:rPr>
                                <w:i/>
                                <w:iCs/>
                                <w:color w:val="44546A" w:themeColor="text2"/>
                                <w:sz w:val="18"/>
                                <w:szCs w:val="18"/>
                              </w:rPr>
                              <w:t xml:space="preserve"> values derived from</w:t>
                            </w:r>
                            <w:r w:rsidR="00940678">
                              <w:rPr>
                                <w:i/>
                                <w:iCs/>
                                <w:color w:val="44546A" w:themeColor="text2"/>
                                <w:sz w:val="18"/>
                                <w:szCs w:val="18"/>
                              </w:rPr>
                              <w:t xml:space="preserve"> normative modeling are shown for all brain features that were significantly altered in the full SCI group. Each panel displays the residual distributions for the total SCI cohort (left) and both subgroups SCI-NP and SCI-nNP (right</w:t>
                            </w:r>
                            <w:r>
                              <w:rPr>
                                <w:i/>
                                <w:iCs/>
                                <w:color w:val="44546A" w:themeColor="text2"/>
                                <w:sz w:val="18"/>
                                <w:szCs w:val="18"/>
                              </w:rPr>
                              <w:t xml:space="preserve">). The colors reflect the Cohen’s d form the deviation from </w:t>
                            </w:r>
                            <w:r w:rsidR="00834FCA">
                              <w:rPr>
                                <w:i/>
                                <w:iCs/>
                                <w:color w:val="44546A" w:themeColor="text2"/>
                                <w:sz w:val="18"/>
                                <w:szCs w:val="18"/>
                              </w:rPr>
                              <w:t>normative model (0)</w:t>
                            </w:r>
                            <w:r>
                              <w:rPr>
                                <w:i/>
                                <w:iCs/>
                                <w:color w:val="44546A" w:themeColor="text2"/>
                                <w:sz w:val="18"/>
                                <w:szCs w:val="18"/>
                              </w:rPr>
                              <w:t xml:space="preserve"> with each group. Red </w:t>
                            </w:r>
                            <w:r w:rsidR="00834FCA">
                              <w:rPr>
                                <w:i/>
                                <w:iCs/>
                                <w:color w:val="44546A" w:themeColor="text2"/>
                                <w:sz w:val="18"/>
                                <w:szCs w:val="18"/>
                              </w:rPr>
                              <w:t>indicating increased and blue a decreased cortical thickness or subcortical volume.</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B9BCA" id="_x0000_s1029" type="#_x0000_t202" style="position:absolute;left:0;text-align:left;margin-left:.15pt;margin-top:278.85pt;width:462.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BfsGgIAAD8EAAAOAAAAZHJzL2Uyb0RvYy54bWysU8Fu2zAMvQ/YPwi6L05SNO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t3cfZ9BOFJMVmN7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" stroked="f">
                <v:textbox style="mso-fit-shape-to-text:t" inset="0,0,0,0">
                  <w:txbxContent>
                    <w:p w14:paraId="18A4D911" w14:textId="3DEEC078" w:rsidR="00940678" w:rsidRPr="00940678" w:rsidRDefault="00940678" w:rsidP="00834FCA">
                      <w:pPr>
                        <w:pStyle w:val="Beschriftung"/>
                        <w:spacing w:line="360" w:lineRule="auto"/>
                        <w:rPr>
                          <w:b/>
                          <w:bCs/>
                        </w:rPr>
                      </w:pPr>
                      <w:r w:rsidRPr="00940678">
                        <w:rPr>
                          <w:b/>
                          <w:bCs/>
                        </w:rPr>
                        <w:t>Figure 3:</w:t>
                      </w:r>
                      <w:r w:rsidR="00834FCA">
                        <w:rPr>
                          <w:b/>
                          <w:bCs/>
                        </w:rPr>
                        <w:t xml:space="preserve"> Structural brain deviations in spinal cord injury (SCI) participants with (SCI-NP) and without (SCI-nNP) neuropathic pain </w:t>
                      </w:r>
                    </w:p>
                    <w:p w14:paraId="5FBF247A" w14:textId="20C953DF" w:rsidR="00940678" w:rsidRPr="00940678" w:rsidRDefault="00C54DB9" w:rsidP="00834FCA">
                      <w:pPr>
                        <w:rPr>
                          <w:sz w:val="18"/>
                          <w:szCs w:val="18"/>
                          <w:lang w:eastAsia="en-US"/>
                        </w:rPr>
                      </w:pPr>
                      <w:r w:rsidRPr="00940678">
                        <w:rPr>
                          <w:i/>
                          <w:iCs/>
                          <w:color w:val="44546A" w:themeColor="text2"/>
                          <w:sz w:val="18"/>
                          <w:szCs w:val="18"/>
                        </w:rPr>
                        <w:t>Residual</w:t>
                      </w:r>
                      <w:r w:rsidR="00940678" w:rsidRPr="00940678">
                        <w:rPr>
                          <w:i/>
                          <w:iCs/>
                          <w:color w:val="44546A" w:themeColor="text2"/>
                          <w:sz w:val="18"/>
                          <w:szCs w:val="18"/>
                        </w:rPr>
                        <w:t xml:space="preserve"> values derived from</w:t>
                      </w:r>
                      <w:r w:rsidR="00940678">
                        <w:rPr>
                          <w:i/>
                          <w:iCs/>
                          <w:color w:val="44546A" w:themeColor="text2"/>
                          <w:sz w:val="18"/>
                          <w:szCs w:val="18"/>
                        </w:rPr>
                        <w:t xml:space="preserve"> normative modeling are shown for all brain features that were significantly altered in the full SCI group. Each panel displays the residual distributions for the total SCI cohort (left) and both subgroups SCI-NP and SCI-nNP (right</w:t>
                      </w:r>
                      <w:r>
                        <w:rPr>
                          <w:i/>
                          <w:iCs/>
                          <w:color w:val="44546A" w:themeColor="text2"/>
                          <w:sz w:val="18"/>
                          <w:szCs w:val="18"/>
                        </w:rPr>
                        <w:t xml:space="preserve">). The colors reflect the Cohen’s d form the deviation from </w:t>
                      </w:r>
                      <w:r w:rsidR="00834FCA">
                        <w:rPr>
                          <w:i/>
                          <w:iCs/>
                          <w:color w:val="44546A" w:themeColor="text2"/>
                          <w:sz w:val="18"/>
                          <w:szCs w:val="18"/>
                        </w:rPr>
                        <w:t>normative model (0)</w:t>
                      </w:r>
                      <w:r>
                        <w:rPr>
                          <w:i/>
                          <w:iCs/>
                          <w:color w:val="44546A" w:themeColor="text2"/>
                          <w:sz w:val="18"/>
                          <w:szCs w:val="18"/>
                        </w:rPr>
                        <w:t xml:space="preserve"> with each group. Red </w:t>
                      </w:r>
                      <w:r w:rsidR="00834FCA">
                        <w:rPr>
                          <w:i/>
                          <w:iCs/>
                          <w:color w:val="44546A" w:themeColor="text2"/>
                          <w:sz w:val="18"/>
                          <w:szCs w:val="18"/>
                        </w:rPr>
                        <w:t>indicating increased and blue a decreased cortical thickness or subcortical volume.</w:t>
                      </w:r>
                      <w:r>
                        <w:rPr>
                          <w:i/>
                          <w:iCs/>
                          <w:color w:val="44546A" w:themeColor="text2"/>
                          <w:sz w:val="18"/>
                          <w:szCs w:val="18"/>
                        </w:rPr>
                        <w:t xml:space="preserve"> </w:t>
                      </w:r>
                    </w:p>
                  </w:txbxContent>
                </v:textbox>
                <w10:wrap type="topAndBottom"/>
              </v:shape>
            </w:pict>
          </mc:Fallback>
        </mc:AlternateContent>
      </w:r>
      <w:r w:rsidR="00940678">
        <w:t xml:space="preserve">No statistically </w:t>
      </w:r>
      <w:r w:rsidR="00521B3E">
        <w:t>significant</w:t>
      </w:r>
      <w:r w:rsidR="00940678">
        <w:t xml:space="preserve"> difference in residual values were found between the SCI-NP and SCI-nNP subgroups for any of the 23 tested brain features</w:t>
      </w:r>
      <w:r w:rsidR="00474F98">
        <w:t xml:space="preserve"> (Table S4)</w:t>
      </w:r>
      <w:r w:rsidR="00940678">
        <w:t xml:space="preserve">. </w:t>
      </w:r>
    </w:p>
    <w:p w14:paraId="562759C9" w14:textId="5CAC6A3F" w:rsidR="004B4EEA" w:rsidRDefault="00834FCA" w:rsidP="004B4EEA">
      <w:pPr>
        <w:pStyle w:val="berschrift2"/>
        <w:rPr>
          <w:color w:val="EE0000"/>
        </w:rPr>
      </w:pPr>
      <w:r>
        <w:t>Structural brain deviations are associated with pain characteristics</w:t>
      </w:r>
    </w:p>
    <w:p w14:paraId="0BA69346" w14:textId="68A8CC3E" w:rsidR="002537A2" w:rsidRDefault="002537A2" w:rsidP="004B4EEA">
      <w:r w:rsidRPr="00541F6D">
        <w:t xml:space="preserve">To explore the relationship between structural brain deviations and clinical symptoms, we examined correlations between </w:t>
      </w:r>
      <w:r w:rsidR="00541F6D" w:rsidRPr="00541F6D">
        <w:t>residual</w:t>
      </w:r>
      <w:r w:rsidRPr="00541F6D">
        <w:t xml:space="preserve"> values and pain ratings within the </w:t>
      </w:r>
      <w:r w:rsidR="00541F6D" w:rsidRPr="00541F6D">
        <w:t xml:space="preserve">SCI-NP subgroup. Analyses were restricted to </w:t>
      </w:r>
      <w:r w:rsidR="00541F6D">
        <w:t>b</w:t>
      </w:r>
      <w:r w:rsidR="00541F6D" w:rsidRPr="00541F6D">
        <w:t xml:space="preserve">rain features </w:t>
      </w:r>
      <w:r w:rsidR="0049001F" w:rsidRPr="00541F6D">
        <w:t>that</w:t>
      </w:r>
      <w:r w:rsidR="00541F6D" w:rsidRPr="00541F6D">
        <w:t xml:space="preserve"> showed significant deviations from the normative model in the SCI cohort. </w:t>
      </w:r>
      <w:r w:rsidR="0049001F">
        <w:t>Associations were tested using Spearman correlation coefficients (</w:t>
      </w:r>
      <w:r w:rsidR="0049001F" w:rsidRPr="00690FBC">
        <w:t>ρ</w:t>
      </w:r>
      <w:r w:rsidR="0049001F">
        <w:t xml:space="preserve">). </w:t>
      </w:r>
    </w:p>
    <w:p w14:paraId="71182134" w14:textId="64AA2296" w:rsidR="00D97DA4" w:rsidRPr="00690FBC" w:rsidRDefault="00541F6D" w:rsidP="00541F6D">
      <w:r>
        <w:t xml:space="preserve">Positive </w:t>
      </w:r>
      <w:r w:rsidRPr="00541F6D">
        <w:t>correlations</w:t>
      </w:r>
      <w:r>
        <w:t xml:space="preserve"> with maximum pain were observed in four cortical features </w:t>
      </w:r>
      <w:r w:rsidR="00D97DA4" w:rsidRPr="00690FBC">
        <w:t xml:space="preserve">(Figure </w:t>
      </w:r>
      <w:r w:rsidR="00907184">
        <w:t>4</w:t>
      </w:r>
      <w:r w:rsidR="0078663F">
        <w:t xml:space="preserve"> (A), Table S4</w:t>
      </w:r>
      <w:r w:rsidR="00D97DA4" w:rsidRPr="00690FBC">
        <w:t>)</w:t>
      </w:r>
      <w:r>
        <w:t xml:space="preserve">. These were found in the right medial occipito-temporal and lingual sulcus </w:t>
      </w:r>
      <w:r w:rsidRPr="00690FBC">
        <w:t xml:space="preserve">(ρ = </w:t>
      </w:r>
      <w:r>
        <w:t>0.414</w:t>
      </w:r>
      <w:r w:rsidRPr="00690FBC">
        <w:t xml:space="preserve">, </w:t>
      </w:r>
      <w:r w:rsidRPr="00690FBC">
        <w:rPr>
          <w:i/>
          <w:iCs/>
        </w:rPr>
        <w:t>p</w:t>
      </w:r>
      <w:r w:rsidRPr="00690FBC">
        <w:t xml:space="preserve"> = 0.04</w:t>
      </w:r>
      <w:r>
        <w:t>9</w:t>
      </w:r>
      <w:r w:rsidRPr="00690FBC">
        <w:t>)</w:t>
      </w:r>
      <w:r>
        <w:t>, right middle occipital and lunate sulcus</w:t>
      </w:r>
      <w:r w:rsidRPr="00541F6D">
        <w:t xml:space="preserve"> </w:t>
      </w:r>
      <w:r w:rsidRPr="00690FBC">
        <w:t xml:space="preserve">(ρ = </w:t>
      </w:r>
      <w:r>
        <w:t>0.42</w:t>
      </w:r>
      <w:r w:rsidRPr="00690FBC">
        <w:t xml:space="preserve">, </w:t>
      </w:r>
      <w:r w:rsidRPr="00690FBC">
        <w:rPr>
          <w:i/>
          <w:iCs/>
        </w:rPr>
        <w:t>p</w:t>
      </w:r>
      <w:r w:rsidRPr="00690FBC">
        <w:t xml:space="preserve"> = 0.04</w:t>
      </w:r>
      <w:r>
        <w:t>6</w:t>
      </w:r>
      <w:r w:rsidRPr="00690FBC">
        <w:t>)</w:t>
      </w:r>
      <w:r>
        <w:t xml:space="preserve">, right intraparietal and transverse parietal sulcus </w:t>
      </w:r>
      <w:r w:rsidRPr="00690FBC">
        <w:t xml:space="preserve">(ρ = </w:t>
      </w:r>
      <w:r>
        <w:t>0.414</w:t>
      </w:r>
      <w:r w:rsidRPr="00690FBC">
        <w:t xml:space="preserve">, </w:t>
      </w:r>
      <w:r w:rsidRPr="00690FBC">
        <w:rPr>
          <w:i/>
          <w:iCs/>
        </w:rPr>
        <w:t>p</w:t>
      </w:r>
      <w:r w:rsidRPr="00690FBC">
        <w:t xml:space="preserve"> = 0.04</w:t>
      </w:r>
      <w:r>
        <w:t>9</w:t>
      </w:r>
      <w:r w:rsidRPr="00690FBC">
        <w:t>)</w:t>
      </w:r>
      <w:r>
        <w:t xml:space="preserve"> and the left paracentral gyrus and sulcus </w:t>
      </w:r>
      <w:r w:rsidRPr="00690FBC">
        <w:t xml:space="preserve">(ρ = </w:t>
      </w:r>
      <w:r>
        <w:t>0.531</w:t>
      </w:r>
      <w:r w:rsidRPr="00690FBC">
        <w:t xml:space="preserve">, </w:t>
      </w:r>
      <w:r w:rsidRPr="00690FBC">
        <w:rPr>
          <w:i/>
          <w:iCs/>
        </w:rPr>
        <w:t>p</w:t>
      </w:r>
      <w:r w:rsidRPr="00690FBC">
        <w:t xml:space="preserve"> = 0.0</w:t>
      </w:r>
      <w:r>
        <w:t>09</w:t>
      </w:r>
      <w:r w:rsidRPr="00690FBC">
        <w:t>)</w:t>
      </w:r>
      <w:r>
        <w:t xml:space="preserve">. </w:t>
      </w:r>
    </w:p>
    <w:p w14:paraId="54FB4B50" w14:textId="67707DBB" w:rsidR="008654B9" w:rsidRDefault="00541F6D" w:rsidP="008654B9">
      <w:pPr>
        <w:rPr>
          <w:lang w:val="de-CH"/>
        </w:rPr>
      </w:pPr>
      <w:r>
        <w:t>Only one region, the left paracentral gyrus and sulcus (</w:t>
      </w:r>
      <w:r w:rsidRPr="00690FBC">
        <w:t xml:space="preserve">ρ = </w:t>
      </w:r>
      <w:r>
        <w:t>0.419</w:t>
      </w:r>
      <w:r w:rsidRPr="00690FBC">
        <w:t xml:space="preserve">, </w:t>
      </w:r>
      <w:r w:rsidRPr="00690FBC">
        <w:rPr>
          <w:i/>
          <w:iCs/>
        </w:rPr>
        <w:t>p</w:t>
      </w:r>
      <w:r w:rsidRPr="00690FBC">
        <w:t xml:space="preserve"> = 0.0</w:t>
      </w:r>
      <w:r>
        <w:t>47), showed a positive correlation with average pain intensity</w:t>
      </w:r>
      <w:r w:rsidR="0078663F">
        <w:t xml:space="preserve"> (Figure 4 (B), Table S5)</w:t>
      </w:r>
      <w:r w:rsidR="00E57482">
        <w:t>.</w:t>
      </w:r>
    </w:p>
    <w:p w14:paraId="4DB44B82" w14:textId="5818442F" w:rsidR="0049001F" w:rsidRPr="00AF12F9" w:rsidRDefault="00F85719" w:rsidP="00541F6D">
      <w:r>
        <w:rPr>
          <w:noProof/>
        </w:rPr>
        <w:lastRenderedPageBreak/>
        <mc:AlternateContent>
          <mc:Choice Requires="wps">
            <w:drawing>
              <wp:anchor distT="0" distB="0" distL="114300" distR="114300" simplePos="0" relativeHeight="251672576" behindDoc="0" locked="0" layoutInCell="1" allowOverlap="1" wp14:anchorId="4667E057" wp14:editId="4122FB94">
                <wp:simplePos x="0" y="0"/>
                <wp:positionH relativeFrom="column">
                  <wp:posOffset>26981</wp:posOffset>
                </wp:positionH>
                <wp:positionV relativeFrom="paragraph">
                  <wp:posOffset>3481529</wp:posOffset>
                </wp:positionV>
                <wp:extent cx="5756275" cy="635"/>
                <wp:effectExtent l="0" t="0" r="0" b="0"/>
                <wp:wrapTopAndBottom/>
                <wp:docPr id="309915913" name="Textfeld 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6EBCBA58" w14:textId="55DA02A5" w:rsidR="002E693C" w:rsidRPr="002E693C" w:rsidRDefault="002E693C" w:rsidP="00F85719">
                            <w:pPr>
                              <w:pStyle w:val="Beschriftung"/>
                              <w:spacing w:line="360" w:lineRule="auto"/>
                              <w:rPr>
                                <w:b/>
                                <w:bCs/>
                              </w:rPr>
                            </w:pPr>
                            <w:r w:rsidRPr="002E693C">
                              <w:rPr>
                                <w:b/>
                                <w:bCs/>
                              </w:rPr>
                              <w:t xml:space="preserve">Figure 4: Correlations between </w:t>
                            </w:r>
                            <w:r w:rsidR="00834FCA">
                              <w:rPr>
                                <w:b/>
                                <w:bCs/>
                              </w:rPr>
                              <w:t xml:space="preserve">structural brain deviations and pain ratings in participants with spinal cord injury (SCI) </w:t>
                            </w:r>
                            <w:r w:rsidR="00907184">
                              <w:rPr>
                                <w:b/>
                                <w:bCs/>
                              </w:rPr>
                              <w:t xml:space="preserve">and neuropathic pain (SCI-NP) </w:t>
                            </w:r>
                          </w:p>
                          <w:p w14:paraId="75C921D0" w14:textId="34C9F931" w:rsidR="002E693C" w:rsidRPr="002E693C" w:rsidRDefault="002E693C" w:rsidP="00F85719">
                            <w:pPr>
                              <w:rPr>
                                <w:i/>
                                <w:iCs/>
                                <w:color w:val="44546A" w:themeColor="text2"/>
                                <w:sz w:val="18"/>
                                <w:szCs w:val="18"/>
                              </w:rPr>
                            </w:pPr>
                            <w:r w:rsidRPr="002E693C">
                              <w:rPr>
                                <w:i/>
                                <w:iCs/>
                                <w:color w:val="44546A" w:themeColor="text2"/>
                                <w:sz w:val="18"/>
                                <w:szCs w:val="18"/>
                              </w:rPr>
                              <w:t xml:space="preserve">Scatterplots show significant Spearman correlations (ρ) between residuals and clinical pain ratings in the SCI-NP group. (A) Maximum pain intensity correlated positively with residuals cortical thickness in four regions. (B) Average pain intensity showed a significant positive correlation with residuals in the left paracentral gyrus and sulcus. (C) Spatial extent of pain was negatively correlated with residual thickness in the right superior </w:t>
                            </w:r>
                            <w:r w:rsidR="00521B3E" w:rsidRPr="002E693C">
                              <w:rPr>
                                <w:i/>
                                <w:iCs/>
                                <w:color w:val="44546A" w:themeColor="text2"/>
                                <w:sz w:val="18"/>
                                <w:szCs w:val="18"/>
                              </w:rPr>
                              <w:t>frontal</w:t>
                            </w:r>
                            <w:r w:rsidRPr="002E693C">
                              <w:rPr>
                                <w:i/>
                                <w:iCs/>
                                <w:color w:val="44546A" w:themeColor="text2"/>
                                <w:sz w:val="18"/>
                                <w:szCs w:val="18"/>
                              </w:rPr>
                              <w:t xml:space="preserve"> sulcus. </w:t>
                            </w:r>
                            <w:r w:rsidRPr="002E693C">
                              <w:rPr>
                                <w:i/>
                                <w:iCs/>
                                <w:color w:val="44546A" w:themeColor="text2"/>
                                <w:sz w:val="18"/>
                                <w:szCs w:val="18"/>
                              </w:rPr>
                              <w:br/>
                              <w:t xml:space="preserve">Shaded areas represent 95% Confidence intervals of the regression 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E057" id="_x0000_s1030" type="#_x0000_t202" style="position:absolute;left:0;text-align:left;margin-left:2.1pt;margin-top:274.15pt;width:453.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" stroked="f">
                <v:textbox style="mso-fit-shape-to-text:t" inset="0,0,0,0">
                  <w:txbxContent>
                    <w:p w14:paraId="6EBCBA58" w14:textId="55DA02A5" w:rsidR="002E693C" w:rsidRPr="002E693C" w:rsidRDefault="002E693C" w:rsidP="00F85719">
                      <w:pPr>
                        <w:pStyle w:val="Beschriftung"/>
                        <w:spacing w:line="360" w:lineRule="auto"/>
                        <w:rPr>
                          <w:b/>
                          <w:bCs/>
                        </w:rPr>
                      </w:pPr>
                      <w:r w:rsidRPr="002E693C">
                        <w:rPr>
                          <w:b/>
                          <w:bCs/>
                        </w:rPr>
                        <w:t xml:space="preserve">Figure 4: Correlations between </w:t>
                      </w:r>
                      <w:r w:rsidR="00834FCA">
                        <w:rPr>
                          <w:b/>
                          <w:bCs/>
                        </w:rPr>
                        <w:t xml:space="preserve">structural brain deviations and pain ratings in participants with spinal cord injury (SCI) </w:t>
                      </w:r>
                      <w:r w:rsidR="00907184">
                        <w:rPr>
                          <w:b/>
                          <w:bCs/>
                        </w:rPr>
                        <w:t xml:space="preserve">and neuropathic pain (SCI-NP) </w:t>
                      </w:r>
                    </w:p>
                    <w:p w14:paraId="75C921D0" w14:textId="34C9F931" w:rsidR="002E693C" w:rsidRPr="002E693C" w:rsidRDefault="002E693C" w:rsidP="00F85719">
                      <w:pPr>
                        <w:rPr>
                          <w:i/>
                          <w:iCs/>
                          <w:color w:val="44546A" w:themeColor="text2"/>
                          <w:sz w:val="18"/>
                          <w:szCs w:val="18"/>
                        </w:rPr>
                      </w:pPr>
                      <w:r w:rsidRPr="002E693C">
                        <w:rPr>
                          <w:i/>
                          <w:iCs/>
                          <w:color w:val="44546A" w:themeColor="text2"/>
                          <w:sz w:val="18"/>
                          <w:szCs w:val="18"/>
                        </w:rPr>
                        <w:t xml:space="preserve">Scatterplots show significant Spearman correlations (ρ) between residuals and clinical pain ratings in the SCI-NP group. (A) Maximum pain intensity correlated positively with residuals cortical thickness in four regions. (B) Average pain intensity showed a significant positive correlation with residuals in the left paracentral gyrus and sulcus. (C) Spatial extent of pain was negatively correlated with residual thickness in the right superior </w:t>
                      </w:r>
                      <w:r w:rsidR="00521B3E" w:rsidRPr="002E693C">
                        <w:rPr>
                          <w:i/>
                          <w:iCs/>
                          <w:color w:val="44546A" w:themeColor="text2"/>
                          <w:sz w:val="18"/>
                          <w:szCs w:val="18"/>
                        </w:rPr>
                        <w:t>frontal</w:t>
                      </w:r>
                      <w:r w:rsidRPr="002E693C">
                        <w:rPr>
                          <w:i/>
                          <w:iCs/>
                          <w:color w:val="44546A" w:themeColor="text2"/>
                          <w:sz w:val="18"/>
                          <w:szCs w:val="18"/>
                        </w:rPr>
                        <w:t xml:space="preserve"> sulcus. </w:t>
                      </w:r>
                      <w:r w:rsidRPr="002E693C">
                        <w:rPr>
                          <w:i/>
                          <w:iCs/>
                          <w:color w:val="44546A" w:themeColor="text2"/>
                          <w:sz w:val="18"/>
                          <w:szCs w:val="18"/>
                        </w:rPr>
                        <w:br/>
                        <w:t xml:space="preserve">Shaded areas represent 95% Confidence intervals of the regression line. </w:t>
                      </w:r>
                    </w:p>
                  </w:txbxContent>
                </v:textbox>
                <w10:wrap type="topAndBottom"/>
              </v:shape>
            </w:pict>
          </mc:Fallback>
        </mc:AlternateContent>
      </w:r>
      <w:r w:rsidRPr="00E57482">
        <w:rPr>
          <w:noProof/>
        </w:rPr>
        <w:drawing>
          <wp:anchor distT="0" distB="0" distL="114300" distR="114300" simplePos="0" relativeHeight="251673600" behindDoc="0" locked="0" layoutInCell="1" allowOverlap="1" wp14:anchorId="16DBA5D4" wp14:editId="6632270A">
            <wp:simplePos x="0" y="0"/>
            <wp:positionH relativeFrom="column">
              <wp:posOffset>17145</wp:posOffset>
            </wp:positionH>
            <wp:positionV relativeFrom="paragraph">
              <wp:posOffset>580890</wp:posOffset>
            </wp:positionV>
            <wp:extent cx="5765165" cy="2810510"/>
            <wp:effectExtent l="0" t="0" r="635" b="0"/>
            <wp:wrapTopAndBottom/>
            <wp:docPr id="1131009115"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9115" name="Grafik 1" descr="Ein Bild, das Diagramm, Text, Reihe, Screensho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765165" cy="2810510"/>
                    </a:xfrm>
                    <a:prstGeom prst="rect">
                      <a:avLst/>
                    </a:prstGeom>
                  </pic:spPr>
                </pic:pic>
              </a:graphicData>
            </a:graphic>
            <wp14:sizeRelH relativeFrom="page">
              <wp14:pctWidth>0</wp14:pctWidth>
            </wp14:sizeRelH>
            <wp14:sizeRelV relativeFrom="page">
              <wp14:pctHeight>0</wp14:pctHeight>
            </wp14:sizeRelV>
          </wp:anchor>
        </w:drawing>
      </w:r>
      <w:r w:rsidR="00541F6D">
        <w:rPr>
          <w:lang w:val="de-CH"/>
        </w:rPr>
        <w:t>A neg</w:t>
      </w:r>
      <w:r w:rsidR="0049001F">
        <w:rPr>
          <w:lang w:val="de-CH"/>
        </w:rPr>
        <w:t xml:space="preserve">ative correlation was found between spatial pain extent and thickness of the right superior frontal sulcus </w:t>
      </w:r>
      <w:r w:rsidR="0049001F">
        <w:t>(</w:t>
      </w:r>
      <w:r w:rsidR="0049001F" w:rsidRPr="00690FBC">
        <w:t xml:space="preserve">ρ = </w:t>
      </w:r>
      <w:r w:rsidR="0049001F">
        <w:t>- 0.466</w:t>
      </w:r>
      <w:r w:rsidR="0049001F" w:rsidRPr="00690FBC">
        <w:t xml:space="preserve">, </w:t>
      </w:r>
      <w:r w:rsidR="0049001F" w:rsidRPr="00690FBC">
        <w:rPr>
          <w:i/>
          <w:iCs/>
        </w:rPr>
        <w:t>p</w:t>
      </w:r>
      <w:r w:rsidR="0049001F" w:rsidRPr="00690FBC">
        <w:t xml:space="preserve"> = 0.0</w:t>
      </w:r>
      <w:r w:rsidR="0049001F">
        <w:t>38)</w:t>
      </w:r>
      <w:r w:rsidR="0078663F">
        <w:t xml:space="preserve"> (Figure 4 (C), Table S6)</w:t>
      </w:r>
      <w:r w:rsidR="0049001F">
        <w:t>.</w:t>
      </w:r>
    </w:p>
    <w:p w14:paraId="396A2C98" w14:textId="77777777" w:rsidR="00F85719" w:rsidRDefault="00F85719">
      <w:pPr>
        <w:spacing w:line="240" w:lineRule="auto"/>
        <w:jc w:val="left"/>
        <w:rPr>
          <w:rFonts w:eastAsiaTheme="majorEastAsia" w:cstheme="majorBidi"/>
          <w:b/>
          <w:color w:val="000000" w:themeColor="text1"/>
          <w:sz w:val="36"/>
          <w:szCs w:val="40"/>
        </w:rPr>
      </w:pPr>
      <w:r>
        <w:br w:type="page"/>
      </w:r>
    </w:p>
    <w:p w14:paraId="4B1F587C" w14:textId="33720D04" w:rsidR="003E4241" w:rsidRPr="009A4320" w:rsidRDefault="00D86C14" w:rsidP="00F8093F">
      <w:pPr>
        <w:pStyle w:val="berschrift1"/>
      </w:pPr>
      <w:r w:rsidRPr="00E97634">
        <w:lastRenderedPageBreak/>
        <w:t xml:space="preserve">Discussion </w:t>
      </w:r>
    </w:p>
    <w:p w14:paraId="1420644B" w14:textId="5DB8F4FD" w:rsidR="00B97D78" w:rsidRDefault="00B97D78" w:rsidP="00B97D78">
      <w:pPr>
        <w:pStyle w:val="berschrift2"/>
      </w:pPr>
      <w:r>
        <w:t>Summary of key findings</w:t>
      </w:r>
      <w:r w:rsidR="00C37541">
        <w:t xml:space="preserve"> </w:t>
      </w:r>
    </w:p>
    <w:p w14:paraId="40E1A963" w14:textId="48F84221" w:rsidR="0044538E" w:rsidRDefault="00EB6C58" w:rsidP="0044538E">
      <w:r>
        <w:t xml:space="preserve">This </w:t>
      </w:r>
      <w:r w:rsidR="009A0B72">
        <w:t xml:space="preserve">is the first </w:t>
      </w:r>
      <w:r>
        <w:t>study to apply normative modeling based on Braincharts framework</w:t>
      </w:r>
      <w:r>
        <w:fldChar w:fldCharType="begin"/>
      </w:r>
      <w:r w:rsidR="001C129E">
        <w:instrText xml:space="preserve"> ADDIN ZOTERO_ITEM CSL_CITATION {"citationID":"Aq5I4bWw","properties":{"formattedCitation":"\\super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fldChar w:fldCharType="separate"/>
      </w:r>
      <w:r w:rsidR="001C129E" w:rsidRPr="001C129E">
        <w:rPr>
          <w:rFonts w:eastAsiaTheme="minorHAnsi"/>
          <w:vertAlign w:val="superscript"/>
          <w:lang w:val="de-DE" w:eastAsia="en-US"/>
        </w:rPr>
        <w:t>15</w:t>
      </w:r>
      <w:r>
        <w:fldChar w:fldCharType="end"/>
      </w:r>
      <w:r>
        <w:t xml:space="preserve"> to investigate structural brain deviation in participants with SCI</w:t>
      </w:r>
      <w:r w:rsidR="009A0B72">
        <w:t xml:space="preserve"> </w:t>
      </w:r>
      <w:r w:rsidR="00743E21">
        <w:t>without relying on a separate control group.</w:t>
      </w:r>
      <w:r w:rsidR="002008BE">
        <w:t xml:space="preserve"> This methodological innovation enabled us to go beyond conventional control group comparisons. Such an approach is particularly advantageous in SCI population, where small and heterogenous samples make tradition case-control designs prone to bias and reduced reproducibility. </w:t>
      </w:r>
    </w:p>
    <w:p w14:paraId="57EB03A5" w14:textId="08571264" w:rsidR="009D2F47" w:rsidRDefault="00EB6C58" w:rsidP="0044538E">
      <w:r w:rsidRPr="00EB6C58">
        <w:t xml:space="preserve">We observed reductions in cortical thickness, primarily in the prefrontal, sensorimotor and temporal </w:t>
      </w:r>
      <w:r w:rsidR="009A0B72">
        <w:t>cortices</w:t>
      </w:r>
      <w:r w:rsidRPr="00EB6C58">
        <w:t xml:space="preserve">, alongside increases in the occipital and parietal regions. </w:t>
      </w:r>
      <w:r w:rsidR="009F5518">
        <w:t xml:space="preserve">Reduced </w:t>
      </w:r>
      <w:r w:rsidRPr="00EB6C58">
        <w:t xml:space="preserve">subcortical volume was </w:t>
      </w:r>
      <w:r w:rsidR="009F5518">
        <w:t>evident</w:t>
      </w:r>
      <w:r w:rsidRPr="00EB6C58">
        <w:t xml:space="preserve"> in gr</w:t>
      </w:r>
      <w:r w:rsidR="00C46FF1">
        <w:t>a</w:t>
      </w:r>
      <w:r w:rsidRPr="00EB6C58">
        <w:t xml:space="preserve">y matter, including the pallidum and amygdala, </w:t>
      </w:r>
      <w:r w:rsidR="009F5518">
        <w:t>accompanied by</w:t>
      </w:r>
      <w:r w:rsidRPr="00EB6C58">
        <w:t xml:space="preserve"> ventricular enlargement. </w:t>
      </w:r>
      <w:r w:rsidR="009F5518" w:rsidRPr="009F5518">
        <w:t>Subgroup analysis revealed more consistent deviations within the SCI-NP group</w:t>
      </w:r>
      <w:r w:rsidR="00B70FA7" w:rsidRPr="00B70FA7">
        <w:t xml:space="preserve">. </w:t>
      </w:r>
      <w:r w:rsidR="009F5518" w:rsidRPr="009F5518">
        <w:t xml:space="preserve">In the SCI-NP group, specific structural </w:t>
      </w:r>
      <w:r w:rsidR="009B2112">
        <w:t>deviations</w:t>
      </w:r>
      <w:r w:rsidR="009F5518" w:rsidRPr="009F5518">
        <w:t xml:space="preserve"> correlate</w:t>
      </w:r>
      <w:r w:rsidR="009A0B72">
        <w:t>d</w:t>
      </w:r>
      <w:r w:rsidR="009F5518" w:rsidRPr="009F5518">
        <w:t xml:space="preserve"> with pain intensity and extent.</w:t>
      </w:r>
    </w:p>
    <w:p w14:paraId="0C6E85B3" w14:textId="54BF5C78" w:rsidR="00CC7A18" w:rsidRDefault="002363F6" w:rsidP="00B97D78">
      <w:pPr>
        <w:pStyle w:val="berschrift2"/>
      </w:pPr>
      <w:r>
        <w:t>Structural brain deviations in SCI relative to the normative model</w:t>
      </w:r>
    </w:p>
    <w:p w14:paraId="53CF9732" w14:textId="588EA912" w:rsidR="00DF0A91" w:rsidRDefault="009A0B72" w:rsidP="00AD796C">
      <w:r>
        <w:t xml:space="preserve">The most prominent cortical </w:t>
      </w:r>
      <w:r w:rsidR="00DA521E">
        <w:t>reduction</w:t>
      </w:r>
      <w:r>
        <w:t xml:space="preserve"> was observed in prefrontal regions, including the right transverse frontopolar gyrus and sulcus, right superior frontal sulcus and right inferior frontal gyrus. </w:t>
      </w:r>
      <w:r w:rsidR="00FD3FC6" w:rsidRPr="009A0B72">
        <w:t>These regions are part of executive and salience-related networks involved in attentional control, goal-directed behavior and affective regulation</w:t>
      </w:r>
      <w:r w:rsidR="00901204" w:rsidRPr="009A0B72">
        <w:fldChar w:fldCharType="begin"/>
      </w:r>
      <w:r w:rsidR="008F660D">
        <w:instrText xml:space="preserve"> ADDIN ZOTERO_ITEM CSL_CITATION {"citationID":"ad7OBtvH","properties":{"formattedCitation":"\\super 27\\nosupersub{}","plainCitation":"27","noteIndex":0},"citationItems":[{"id":82,"uris":["http://zotero.org/users/16412063/items/Q6AEXJ7M"],"itemData":{"id":82,"type":"article-journal","abstract":"Variations in neural circuitry, inherited or acquired, may underlie important individual differences in thought, feeling, and action patterns. Here, we used task-free connectivity analyses to isolate and characterize two distinct networks typically coactivated during functional MRI tasks. We identified a “salience network,” anchored by dorsal anterior cingulate (dACC) and orbital frontoinsular cortices with robust connectivity to subcortical and limbic structures, and an “executive-control network” that links dorsolateral frontal and parietal neocortices. These intrinsic connectivity networks showed dissociable correlations with functions measured outside the scanner. Prescan anxiety ratings correlated with intrinsic functional connectivity of the dACC node of the salience network, but with no region in the executive-control network, whereas executive task performance correlated with lateral parietal nodes of the executive-control network, but with no region in the salience network. Our findings suggest that task-free analysis of intrinsic connectivity networks may help elucidate the neural architectures that support fundamental aspects of human behavior.","container-title":"Journal of Neuroscience","DOI":"10.1523/JNEUROSCI.5587-06.2007","ISSN":"0270-6474, 1529-2401","issue":"9","journalAbbreviation":"J. Neurosci.","language":"en","license":"Copyright © 2007 Society for Neuroscience 0270-6474/07/272349-08$15.00/0","note":"publisher: Society for Neuroscience\nsection: Articles\nPMID: 17329432","page":"2349-2356","source":"www.jneurosci.org","title":"Dissociable Intrinsic Connectivity Networks for Salience Processing and Executive Control","volume":"27","author":[{"family":"Seeley","given":"William W."},{"family":"Menon","given":"Vinod"},{"family":"Schatzberg","given":"Alan F."},{"family":"Keller","given":"Jennifer"},{"family":"Glover","given":"Gary H."},{"family":"Kenna","given":"Heather"},{"family":"Reiss","given":"Allan L."},{"family":"Greicius","given":"Michael D."}],"issued":{"date-parts":[["2007",2,28]]}}}],"schema":"https://github.com/citation-style-language/schema/raw/master/csl-citation.json"} </w:instrText>
      </w:r>
      <w:r w:rsidR="00901204" w:rsidRPr="009A0B72">
        <w:fldChar w:fldCharType="separate"/>
      </w:r>
      <w:r w:rsidR="008F660D" w:rsidRPr="008F660D">
        <w:rPr>
          <w:rFonts w:eastAsiaTheme="minorHAnsi"/>
          <w:vertAlign w:val="superscript"/>
          <w:lang w:val="de-DE" w:eastAsia="en-US"/>
        </w:rPr>
        <w:t>27</w:t>
      </w:r>
      <w:r w:rsidR="00901204" w:rsidRPr="009A0B72">
        <w:fldChar w:fldCharType="end"/>
      </w:r>
      <w:r w:rsidR="00901204" w:rsidRPr="009A0B72">
        <w:rPr>
          <w:vertAlign w:val="superscript"/>
        </w:rPr>
        <w:t>,</w:t>
      </w:r>
      <w:r w:rsidR="00901204" w:rsidRPr="009A0B72">
        <w:fldChar w:fldCharType="begin"/>
      </w:r>
      <w:r w:rsidR="008F660D">
        <w:instrText xml:space="preserve"> ADDIN ZOTERO_ITEM CSL_CITATION {"citationID":"WNaG4sRD","properties":{"formattedCitation":"\\super 28\\nosupersub{}","plainCitation":"28","noteIndex":0},"citationItems":[{"id":85,"uris":["http://zotero.org/users/16412063/items/PFGRB6QJ"],"itemData":{"id":85,"type":"article-journal","container-title":"Trends in Cognitive Sciences","DOI":"10.1016/j.tics.2011.08.003","ISSN":"1364-6613, 1879-307X","issue":"10","journalAbbreviation":"Trends in Cognitive Sciences","language":"English","note":"publisher: Elsevier\nPMID: 21908230","page":"483-506","source":"www.cell.com","title":"Large-scale brain networks and psychopathology: a unifying triple network model","title-short":"Large-scale brain networks and psychopathology","volume":"15","author":[{"family":"Menon","given":"Vinod"}],"issued":{"date-parts":[["2011",10,1]]}}}],"schema":"https://github.com/citation-style-language/schema/raw/master/csl-citation.json"} </w:instrText>
      </w:r>
      <w:r w:rsidR="00901204" w:rsidRPr="009A0B72">
        <w:fldChar w:fldCharType="separate"/>
      </w:r>
      <w:r w:rsidR="008F660D" w:rsidRPr="008F660D">
        <w:rPr>
          <w:rFonts w:eastAsiaTheme="minorHAnsi"/>
          <w:vertAlign w:val="superscript"/>
          <w:lang w:val="de-DE" w:eastAsia="en-US"/>
        </w:rPr>
        <w:t>28</w:t>
      </w:r>
      <w:r w:rsidR="00901204" w:rsidRPr="009A0B72">
        <w:fldChar w:fldCharType="end"/>
      </w:r>
      <w:r w:rsidR="00FD3FC6" w:rsidRPr="009A0B72">
        <w:t>.</w:t>
      </w:r>
      <w:r w:rsidR="00FD3FC6">
        <w:t xml:space="preserve"> </w:t>
      </w:r>
      <w:r w:rsidR="00901204">
        <w:t>While p</w:t>
      </w:r>
      <w:r>
        <w:t>revious</w:t>
      </w:r>
      <w:r w:rsidR="00901204">
        <w:t xml:space="preserve"> studies </w:t>
      </w:r>
      <w:r>
        <w:t>using</w:t>
      </w:r>
      <w:r w:rsidR="00EE649B">
        <w:t xml:space="preserve"> voxel-based morphometry</w:t>
      </w:r>
      <w:r w:rsidR="00F0376B">
        <w:t xml:space="preserve"> (VBM)</w:t>
      </w:r>
      <w:r w:rsidR="00EE649B">
        <w:t xml:space="preserve"> </w:t>
      </w:r>
      <w:r>
        <w:t xml:space="preserve">have reported </w:t>
      </w:r>
      <w:r w:rsidR="00E84309">
        <w:t xml:space="preserve">prefrontal </w:t>
      </w:r>
      <w:r>
        <w:t xml:space="preserve">gray matter reductions after </w:t>
      </w:r>
      <w:r w:rsidR="00E84309">
        <w:t>SCI</w:t>
      </w:r>
      <w:r w:rsidR="00CB058D">
        <w:t>, our findings exten</w:t>
      </w:r>
      <w:r>
        <w:t>d</w:t>
      </w:r>
      <w:r w:rsidR="00CB058D">
        <w:t xml:space="preserve"> th</w:t>
      </w:r>
      <w:r>
        <w:t>ese</w:t>
      </w:r>
      <w:r w:rsidR="00CB058D">
        <w:t xml:space="preserve"> by </w:t>
      </w:r>
      <w:r w:rsidR="00353CEE">
        <w:t>identifying parallel</w:t>
      </w:r>
      <w:r w:rsidR="00CB058D">
        <w:t xml:space="preserve"> </w:t>
      </w:r>
      <w:r w:rsidR="00B70FA7">
        <w:t>reduced cortical thickness</w:t>
      </w:r>
      <w:r w:rsidR="00CB058D">
        <w:t xml:space="preserve"> in the same brain </w:t>
      </w:r>
      <w:r w:rsidR="00B70FA7">
        <w:t>regions</w:t>
      </w:r>
      <w:r w:rsidR="009F431D">
        <w:fldChar w:fldCharType="begin"/>
      </w:r>
      <w:r w:rsidR="009F431D">
        <w:instrText xml:space="preserve"> ADDIN ZOTERO_ITEM CSL_CITATION {"citationID":"8MvrXwNs","properties":{"formattedCitation":"\\super 29\\nosupersub{}","plainCitation":"29","noteIndex":0},"citationItems":[{"id":91,"uris":["http://zotero.org/users/16412063/items/2WG75PK5"],"itemData":{"id":91,"type":"article-journal","abstract":"The aim of this study was to explore possible changes in whole brain gray matter volume (GMV) after spinal cord injury (SCI) using voxel-based morphometry (VBM), and to study their associations with the injury duration, severity, and clinical variables. In total, 21 patients with SCI (10 with complete and 11 with incomplete SCI) and 21 age- and sex-matched healthy controls (HCs) were recruited. The 3D high-resolution T1-weighted structural images of all subjects were obtained using a 3.0 Tesla MRI system. Disease duration and American Spinal Injury Association (ASIA) Scale scores were also obtained from each patient. Voxel-based morphometry analysis was carried out to investigate the differences in GMV between patients with SCI and HCs, and between the SCI sub-groups. Associations between GMV and clinical variables were also analyzed. Compared with HCs, patients with SCI showed significant GMV decrease in the dorsal anterior cingulate cortex, bilateral anterior insular cortex, bilateral orbital frontal cortex (OFC), and right superior temporal gyrus. No significant difference in GMV in these areas was found either between the complete and incomplete SCI sub-groups, or between the sub-acute (duration &lt;1 year) and chronic (duration &gt;1 year) sub-groups. Finally, the GMV of the right OFC was correlated with the clinical motor scores of left extremities in not only all SCI patients, but especially the CSCI subgroup. In the sub-acute subgroup, we found a significant positive correlation between the dACC GMV and the total clinical motor scores, and a significant negative correlation between right OFC GMV and the injury duration. These findings indicate that SCI can cause remote atrophy of brain gray matter, especially in the salient network. In general, the duration and severity of SCI may be not associated with the degree of brain atrophy in total SCI patients, but there may be associations between them in subgroups.","container-title":"Frontiers in Human Neuroscience","DOI":"10.3389/fnhum.2017.00211","ISSN":"1662-5161","journalAbbreviation":"Front Hum Neurosci","language":"eng","note":"PMID: 28503142\nPMCID: PMC5408078","page":"211","source":"PubMed","title":"Brain Gray Matter Atrophy after Spinal Cord Injury: A Voxel-Based Morphometry Study","title-short":"Brain Gray Matter Atrophy after Spinal Cord Injury","volume":"11","author":[{"family":"Chen","given":"Qian"},{"family":"Zheng","given":"Weimin"},{"family":"Chen","given":"Xin"},{"family":"Wan","given":"Lu"},{"family":"Qin","given":"Wen"},{"family":"Qi","given":"Zhigang"},{"family":"Chen","given":"Nan"},{"family":"Li","given":"Kuncheng"}],"issued":{"date-parts":[["2017"]]}}}],"schema":"https://github.com/citation-style-language/schema/raw/master/csl-citation.json"} </w:instrText>
      </w:r>
      <w:r w:rsidR="009F431D">
        <w:fldChar w:fldCharType="separate"/>
      </w:r>
      <w:r w:rsidR="009F431D" w:rsidRPr="008F660D">
        <w:rPr>
          <w:rFonts w:eastAsiaTheme="minorHAnsi"/>
          <w:vertAlign w:val="superscript"/>
          <w:lang w:val="de-DE" w:eastAsia="en-US"/>
        </w:rPr>
        <w:t>29</w:t>
      </w:r>
      <w:r w:rsidR="009F431D">
        <w:fldChar w:fldCharType="end"/>
      </w:r>
      <w:r w:rsidR="009F431D" w:rsidRPr="00CB058D">
        <w:rPr>
          <w:vertAlign w:val="superscript"/>
        </w:rPr>
        <w:t>,</w:t>
      </w:r>
      <w:r w:rsidR="009F431D">
        <w:fldChar w:fldCharType="begin"/>
      </w:r>
      <w:r w:rsidR="009F431D">
        <w:instrText xml:space="preserve"> ADDIN ZOTERO_ITEM CSL_CITATION {"citationID":"04K8Adar","properties":{"formattedCitation":"\\super 30\\nosupersub{}","plainCitation":"30","noteIndex":0},"citationItems":[{"id":95,"uris":["http://zotero.org/users/16412063/items/TCMSVYRU"],"itemData":{"id":95,"type":"article-journal","abstract":"Anatomical studies of spinal cord injury (SCI) using magnetic resonance imaging (MRI) report diverging observations, from ‘‘no changes’’ to ‘‘tissue atrophy in motor and non-motor regions.’’ These discrepancies among studies can be attributed to heterogeneity in extent, level, and post-injury duration observed within the SCI population. But, no studies have investigated structural changes associated with different levels of injury (paraplegia vs. tetraplegia). High-resolution MRI images were processed using a voxel-based morphometry technique to compare regional gray matter volume (GMV) between 16 complete paraplegia and 7 complete tetraplegia SCI subjects scanned within 2 years of injury when compared to 22 age-matched healthy controls using one-way analysis of covariance (ANCOVA). A post-hoc analysis using a region of interest–based approach was utilized to quantify GMV differences between healthy controls and subgroups of SCI. A voxel-wise one-sample t-test was also performed to evaluate the mean effect of post-injury duration on GMV of the SCI group. ANCOVA resulted in altered GMV in inferior frontal gyrus, bilateral mid orbital gyrus extending to rectal gyrus, and anterior cingulate cortex. Post-hoc analysis, in general, indicated GM atrophy after SCI, but tetraplegia showed a greater decrease in GMV when compared to paraplegia and healthy controls. Further, the GMV of the middle frontal gyrus, superior frontal gyrus, inferior frontal gyrus, insula, mid-orbital gyrus, and middle temporal gyrus was positively correlated with post-injury duration in both paraplegia and tetraplegia groups. GM atrophy after SCI is affected by level of cord injury, with higher levels of injury resulting in greater loss of GMV. Magnitude of GMV loss in the frontal cortex after SCI also appears to be dynamic within the ﬁrst 2 years of injury. Understanding the effect of injury level and injury duration on structural changes after SCI can help to better understand the mechanisms leading to positive and negative clinical outcome in SCI patients.","container-title":"Journal of Neurotrauma","DOI":"10.1089/neu.2018.6040","ISSN":"0897-7151, 1557-9042","issue":"12","journalAbbreviation":"Journal of Neurotrauma","language":"en","license":"https://www.liebertpub.com/nv/resources-tools/text-and-data-mining-policy/121/","page":"2045-2051","source":"DOI.org (Crossref)","title":"Differences in Cortical Gray Matter Atrophy of Paraplegia and Tetraplegia after Complete Spinal Cord Injury","volume":"36","author":[{"family":"Karunakaran","given":"Keerthana Deepti"},{"family":"He","given":"Jie"},{"family":"Zhao","given":"Jian"},{"family":"Cui","given":"Jian-Ling"},{"family":"Zang","given":"Yu-Feng"},{"family":"Zhang","given":"Zhong"},{"family":"Biswal","given":"Bharat B."}],"issued":{"date-parts":[["2019",6,15]]}}}],"schema":"https://github.com/citation-style-language/schema/raw/master/csl-citation.json"} </w:instrText>
      </w:r>
      <w:r w:rsidR="009F431D">
        <w:fldChar w:fldCharType="separate"/>
      </w:r>
      <w:r w:rsidR="009F431D" w:rsidRPr="008F660D">
        <w:rPr>
          <w:rFonts w:eastAsiaTheme="minorHAnsi"/>
          <w:vertAlign w:val="superscript"/>
          <w:lang w:val="de-DE" w:eastAsia="en-US"/>
        </w:rPr>
        <w:t>30</w:t>
      </w:r>
      <w:r w:rsidR="009F431D">
        <w:fldChar w:fldCharType="end"/>
      </w:r>
      <w:r w:rsidR="00B70FA7">
        <w:t>.</w:t>
      </w:r>
      <w:r w:rsidR="00CB058D">
        <w:t xml:space="preserve"> These </w:t>
      </w:r>
      <w:r w:rsidR="00353CEE">
        <w:t>alterations</w:t>
      </w:r>
      <w:r w:rsidR="00CB058D">
        <w:t xml:space="preserve"> </w:t>
      </w:r>
      <w:r w:rsidR="00353CEE">
        <w:t>are</w:t>
      </w:r>
      <w:r w:rsidR="00CB058D">
        <w:t xml:space="preserve"> interpreted as secondary effects of deafferentation and reduced </w:t>
      </w:r>
      <w:r w:rsidR="004B7EE6">
        <w:t>behavioral</w:t>
      </w:r>
      <w:r w:rsidR="00CB058D">
        <w:t xml:space="preserve"> engagement</w:t>
      </w:r>
      <w:r w:rsidR="004B7EE6">
        <w:fldChar w:fldCharType="begin"/>
      </w:r>
      <w:r w:rsidR="008F660D">
        <w:instrText xml:space="preserve"> ADDIN ZOTERO_ITEM CSL_CITATION {"citationID":"lTL2qC9S","properties":{"formattedCitation":"\\super 29\\nosupersub{}","plainCitation":"29","noteIndex":0},"citationItems":[{"id":91,"uris":["http://zotero.org/users/16412063/items/2WG75PK5"],"itemData":{"id":91,"type":"article-journal","abstract":"The aim of this study was to explore possible changes in whole brain gray matter volume (GMV) after spinal cord injury (SCI) using voxel-based morphometry (VBM), and to study their associations with the injury duration, severity, and clinical variables. In total, 21 patients with SCI (10 with complete and 11 with incomplete SCI) and 21 age- and sex-matched healthy controls (HCs) were recruited. The 3D high-resolution T1-weighted structural images of all subjects were obtained using a 3.0 Tesla MRI system. Disease duration and American Spinal Injury Association (ASIA) Scale scores were also obtained from each patient. Voxel-based morphometry analysis was carried out to investigate the differences in GMV between patients with SCI and HCs, and between the SCI sub-groups. Associations between GMV and clinical variables were also analyzed. Compared with HCs, patients with SCI showed significant GMV decrease in the dorsal anterior cingulate cortex, bilateral anterior insular cortex, bilateral orbital frontal cortex (OFC), and right superior temporal gyrus. No significant difference in GMV in these areas was found either between the complete and incomplete SCI sub-groups, or between the sub-acute (duration &lt;1 year) and chronic (duration &gt;1 year) sub-groups. Finally, the GMV of the right OFC was correlated with the clinical motor scores of left extremities in not only all SCI patients, but especially the CSCI subgroup. In the sub-acute subgroup, we found a significant positive correlation between the dACC GMV and the total clinical motor scores, and a significant negative correlation between right OFC GMV and the injury duration. These findings indicate that SCI can cause remote atrophy of brain gray matter, especially in the salient network. In general, the duration and severity of SCI may be not associated with the degree of brain atrophy in total SCI patients, but there may be associations between them in subgroups.","container-title":"Frontiers in Human Neuroscience","DOI":"10.3389/fnhum.2017.00211","ISSN":"1662-5161","journalAbbreviation":"Front Hum Neurosci","language":"eng","note":"PMID: 28503142\nPMCID: PMC5408078","page":"211","source":"PubMed","title":"Brain Gray Matter Atrophy after Spinal Cord Injury: A Voxel-Based Morphometry Study","title-short":"Brain Gray Matter Atrophy after Spinal Cord Injury","volume":"11","author":[{"family":"Chen","given":"Qian"},{"family":"Zheng","given":"Weimin"},{"family":"Chen","given":"Xin"},{"family":"Wan","given":"Lu"},{"family":"Qin","given":"Wen"},{"family":"Qi","given":"Zhigang"},{"family":"Chen","given":"Nan"},{"family":"Li","given":"Kuncheng"}],"issued":{"date-parts":[["2017"]]}}}],"schema":"https://github.com/citation-style-language/schema/raw/master/csl-citation.json"} </w:instrText>
      </w:r>
      <w:r w:rsidR="004B7EE6">
        <w:fldChar w:fldCharType="separate"/>
      </w:r>
      <w:r w:rsidR="008F660D" w:rsidRPr="008F660D">
        <w:rPr>
          <w:rFonts w:eastAsiaTheme="minorHAnsi"/>
          <w:vertAlign w:val="superscript"/>
          <w:lang w:val="de-DE" w:eastAsia="en-US"/>
        </w:rPr>
        <w:t>29</w:t>
      </w:r>
      <w:r w:rsidR="004B7EE6">
        <w:fldChar w:fldCharType="end"/>
      </w:r>
      <w:r w:rsidR="004B7EE6" w:rsidRPr="004B7EE6">
        <w:rPr>
          <w:vertAlign w:val="superscript"/>
        </w:rPr>
        <w:t>,</w:t>
      </w:r>
      <w:r w:rsidR="004B7EE6">
        <w:fldChar w:fldCharType="begin"/>
      </w:r>
      <w:r w:rsidR="008F660D">
        <w:instrText xml:space="preserve"> ADDIN ZOTERO_ITEM CSL_CITATION {"citationID":"J6DjE1da","properties":{"formattedCitation":"\\super 30\\nosupersub{}","plainCitation":"30","noteIndex":0},"citationItems":[{"id":95,"uris":["http://zotero.org/users/16412063/items/TCMSVYRU"],"itemData":{"id":95,"type":"article-journal","abstract":"Anatomical studies of spinal cord injury (SCI) using magnetic resonance imaging (MRI) report diverging observations, from ‘‘no changes’’ to ‘‘tissue atrophy in motor and non-motor regions.’’ These discrepancies among studies can be attributed to heterogeneity in extent, level, and post-injury duration observed within the SCI population. But, no studies have investigated structural changes associated with different levels of injury (paraplegia vs. tetraplegia). High-resolution MRI images were processed using a voxel-based morphometry technique to compare regional gray matter volume (GMV) between 16 complete paraplegia and 7 complete tetraplegia SCI subjects scanned within 2 years of injury when compared to 22 age-matched healthy controls using one-way analysis of covariance (ANCOVA). A post-hoc analysis using a region of interest–based approach was utilized to quantify GMV differences between healthy controls and subgroups of SCI. A voxel-wise one-sample t-test was also performed to evaluate the mean effect of post-injury duration on GMV of the SCI group. ANCOVA resulted in altered GMV in inferior frontal gyrus, bilateral mid orbital gyrus extending to rectal gyrus, and anterior cingulate cortex. Post-hoc analysis, in general, indicated GM atrophy after SCI, but tetraplegia showed a greater decrease in GMV when compared to paraplegia and healthy controls. Further, the GMV of the middle frontal gyrus, superior frontal gyrus, inferior frontal gyrus, insula, mid-orbital gyrus, and middle temporal gyrus was positively correlated with post-injury duration in both paraplegia and tetraplegia groups. GM atrophy after SCI is affected by level of cord injury, with higher levels of injury resulting in greater loss of GMV. Magnitude of GMV loss in the frontal cortex after SCI also appears to be dynamic within the ﬁrst 2 years of injury. Understanding the effect of injury level and injury duration on structural changes after SCI can help to better understand the mechanisms leading to positive and negative clinical outcome in SCI patients.","container-title":"Journal of Neurotrauma","DOI":"10.1089/neu.2018.6040","ISSN":"0897-7151, 1557-9042","issue":"12","journalAbbreviation":"Journal of Neurotrauma","language":"en","license":"https://www.liebertpub.com/nv/resources-tools/text-and-data-mining-policy/121/","page":"2045-2051","source":"DOI.org (Crossref)","title":"Differences in Cortical Gray Matter Atrophy of Paraplegia and Tetraplegia after Complete Spinal Cord Injury","volume":"36","author":[{"family":"Karunakaran","given":"Keerthana Deepti"},{"family":"He","given":"Jie"},{"family":"Zhao","given":"Jian"},{"family":"Cui","given":"Jian-Ling"},{"family":"Zang","given":"Yu-Feng"},{"family":"Zhang","given":"Zhong"},{"family":"Biswal","given":"Bharat B."}],"issued":{"date-parts":[["2019",6,15]]}}}],"schema":"https://github.com/citation-style-language/schema/raw/master/csl-citation.json"} </w:instrText>
      </w:r>
      <w:r w:rsidR="004B7EE6">
        <w:fldChar w:fldCharType="separate"/>
      </w:r>
      <w:r w:rsidR="008F660D" w:rsidRPr="008F660D">
        <w:rPr>
          <w:rFonts w:eastAsiaTheme="minorHAnsi"/>
          <w:vertAlign w:val="superscript"/>
          <w:lang w:val="de-DE" w:eastAsia="en-US"/>
        </w:rPr>
        <w:t>30</w:t>
      </w:r>
      <w:r w:rsidR="004B7EE6">
        <w:fldChar w:fldCharType="end"/>
      </w:r>
      <w:r w:rsidR="004B7EE6">
        <w:t>.</w:t>
      </w:r>
      <w:r w:rsidR="00CB058D">
        <w:t xml:space="preserve"> </w:t>
      </w:r>
    </w:p>
    <w:p w14:paraId="60B9F353" w14:textId="4B82AB57" w:rsidR="002A2684" w:rsidRPr="002A2684" w:rsidRDefault="00F01452" w:rsidP="00AD796C">
      <w:pPr>
        <w:rPr>
          <w:strike/>
        </w:rPr>
      </w:pPr>
      <w:r>
        <w:t>Reduced cortical thickness was also observed in the left paracentral gyrus and sul</w:t>
      </w:r>
      <w:r w:rsidR="00246102">
        <w:t>c</w:t>
      </w:r>
      <w:r>
        <w:t xml:space="preserve">us as well as the </w:t>
      </w:r>
      <w:bookmarkStart w:id="10" w:name="_Hlk201569377"/>
      <w:r>
        <w:t>subcentral gyrus and sulcus</w:t>
      </w:r>
      <w:bookmarkEnd w:id="10"/>
      <w:r w:rsidR="00353CEE">
        <w:t xml:space="preserve">, border zones of the primary </w:t>
      </w:r>
      <w:r>
        <w:t>motor (M1) and somatosensory cortex (S1)</w:t>
      </w:r>
      <w:r>
        <w:fldChar w:fldCharType="begin"/>
      </w:r>
      <w:r w:rsidR="000F6AC4">
        <w:instrText xml:space="preserve"> ADDIN ZOTERO_ITEM CSL_CITATION {"citationID":"8v7v4CYe","properties":{"formattedCitation":"\\super 24\\nosupersub{}","plainCitation":"24","dontUpdate":true,"noteIndex":0},"citationItems":[{"id":97,"uris":["http://zotero.org/users/16412063/items/6UV2REKA"],"itemData":{"id":97,"type":"article-journal","container-title":"Cerebral Cortex","DOI":"10.1093/cercor/7.1.18","ISSN":"14602199","issue":"1","language":"en","page":"18-30","source":"DOI.org (Crossref)","title":"Structure of the human sensorimotor system. I: Morphology and cytoarchitecture of the central sulcus","title-short":"Structure of the human sensorimotor system. I","volume":"7","author":[{"family":"White","given":"L."}],"issued":{"date-parts":[["1997",1,1]]}}}],"schema":"https://github.com/citation-style-language/schema/raw/master/csl-citation.json"} </w:instrText>
      </w:r>
      <w:r>
        <w:fldChar w:fldCharType="separate"/>
      </w:r>
      <w:r w:rsidR="009F06E6">
        <w:rPr>
          <w:rFonts w:eastAsiaTheme="minorHAnsi"/>
          <w:vertAlign w:val="superscript"/>
          <w:lang w:val="de-DE" w:eastAsia="en-US"/>
        </w:rPr>
        <w:t>25</w:t>
      </w:r>
      <w:r>
        <w:fldChar w:fldCharType="end"/>
      </w:r>
      <w:r>
        <w:t xml:space="preserve">. </w:t>
      </w:r>
      <w:r w:rsidR="00F0376B">
        <w:t xml:space="preserve">The observed </w:t>
      </w:r>
      <w:r w:rsidR="00ED68C7">
        <w:t>reduced cortical thickness</w:t>
      </w:r>
      <w:r w:rsidR="00F0376B">
        <w:t xml:space="preserve"> in the paracentral gyrus is consistent with prior VMB and meta-analytic findings showing atrophy in lower limb sensorimotor representations following SCI</w:t>
      </w:r>
      <w:r w:rsidR="009F431D">
        <w:fldChar w:fldCharType="begin"/>
      </w:r>
      <w:r w:rsidR="009F431D">
        <w:instrText xml:space="preserve"> ADDIN ZOTERO_TEMP </w:instrText>
      </w:r>
      <w:r w:rsidR="009F431D">
        <w:fldChar w:fldCharType="separate"/>
      </w:r>
      <w:r w:rsidR="009F431D" w:rsidRPr="009F431D">
        <w:rPr>
          <w:rFonts w:eastAsiaTheme="minorHAnsi"/>
          <w:vertAlign w:val="superscript"/>
          <w:lang w:val="de-DE" w:eastAsia="en-US"/>
        </w:rPr>
        <w:t>13,32–34</w:t>
      </w:r>
      <w:r w:rsidR="009F431D">
        <w:fldChar w:fldCharType="end"/>
      </w:r>
      <w:r w:rsidR="00F0376B">
        <w:t xml:space="preserve">. </w:t>
      </w:r>
      <w:r w:rsidR="00FB5C61">
        <w:t xml:space="preserve">These </w:t>
      </w:r>
      <w:r w:rsidR="00353CEE">
        <w:t>patterns likely reflect</w:t>
      </w:r>
      <w:r w:rsidR="00FB5C61">
        <w:t xml:space="preserve"> </w:t>
      </w:r>
      <w:r w:rsidR="00246102">
        <w:t>chronic deafferentation, reduced activity-dependent plasticity and transneuronal degeneration</w:t>
      </w:r>
      <w:r w:rsidR="00353CEE">
        <w:t xml:space="preserve"> due to disrupted </w:t>
      </w:r>
      <w:r w:rsidR="00246102">
        <w:t>ascending and descending sensorimotor pathways</w:t>
      </w:r>
      <w:r w:rsidR="00246102">
        <w:fldChar w:fldCharType="begin"/>
      </w:r>
      <w:r w:rsidR="00164F81">
        <w:instrText xml:space="preserve"> ADDIN ZOTERO_ITEM CSL_CITATION {"citationID":"3xX1PSDV","properties":{"formattedCitation":"\\super 14,32,33\\nosupersub{}","plainCitation":"14,32,33","noteIndex":0},"citationItems":[{"id":81,"uris":["http://zotero.org/users/16412063/items/YR3F5B34"],"itemData":{"id":81,"type":"article-journal","container-title":"Brain","DOI":"10.1093/brain/awr093","ISSN":"1460-2156, 0006-8950","issue":"6","language":"en","page":"1610-1622","source":"DOI.org (Crossref)","title":"Disability, atrophy and cortical reorganization following spinal cord injury","volume":"134","author":[{"family":"Freund","given":"Patrick"},{"family":"Weiskopf","given":"Nikolaus"},{"family":"Ward","given":"Nick S."},{"family":"Hutton","given":"Chloe"},{"family":"Gall","given":"Angela"},{"family":"Ciccarelli","given":"Olga"},{"family":"Craggs","given":"Michael"},{"family":"Friston","given":"Karl"},{"family":"Thompson","given":"Alan J."}],"issued":{"date-parts":[["2011",6]]}}},{"id":112,"uris":["http://zotero.org/users/16412063/items/YLWUSA4B"],"itemData":{"id":112,"type":"article-journal","abstract":"Plastic changes of neural circuits occur after spinal cord injury (SCI) at various level of the central nervous system. In this review we will focus on delineating the pathophysiological mechanisms of the brain plasticity changes following SCI, based on the existing neuroimaging and neurophysiological evidence in experimental models and humans. In animal experiments, reorganization of the sensory topography as well as of the topographical map of primary motor and premotor cortices have been reported in several studies. Brain imaging revealed that cortical representation in response to spared forelimb stimulation early enlarges and invades adjacent sensory-deprived hind limb territory. Electrophysiological studies demonstrated that the deafferentation due to SCI can immediately change the state of large cortical networks within 1 h, and that these changes play a critical role in the functional reorganization after SCI. In humans neuroimaging also showed shifts of functional motor and sensory cortical representations that relate to the severity of SCI. In patients with cervical SCI, cortical forearm motor representations, as assessed by means of transcranial magnetic stimulation, may reorganize towards the intrinsic hand motor representation to maximize output to muscles of the impaired forearm. Excessive or aberrant reorganisation of cerebral cortex may also have pathological consequences, such as phantom sensations or neuropathic pain. Integrated neuroimaging and neurophysiological approaches may also lead to the development of new therapeutic strategies, which have the potential of enhancing sensorimotor recovery in patients with SCI.","container-title":"Brain Research","DOI":"10.1016/j.brainres.2012.12.034","ISSN":"00068993","journalAbbreviation":"Brain Research","language":"en","license":"https://www.elsevier.com/tdm/userlicense/1.0/","page":"58-73","source":"DOI.org (Crossref)","title":"Functional brain reorganization after spinal cord injury: Systematic review of animal and human studies","title-short":"Functional brain reorganization after spinal cord injury","volume":"1504","author":[{"family":"Nardone","given":"Raffaele"},{"family":"Höller","given":"Yvonne"},{"family":"Brigo","given":"Francesco"},{"family":"Seidl","given":"Martin"},{"family":"Christova","given":"Monica"},{"family":"Bergmann","given":"Jürgen"},{"family":"Golaszewski","given":"Stefan"},{"family":"Trinka","given":"Eugen"}],"issued":{"date-parts":[["2013",4]]}}},{"id":9,"uris":["http://zotero.org/users/16412063/items/BXEPA9WP"],"itemData":{"id":9,"type":"article-journal","abstract":"Spinal Cord Injuries (SCI) lead to alterations in brain structure and brain function by direct eﬀects of nerve damage, by secondary mechanisms, and also by longer term injury consequences such as paralysis and neuropathic pain. Here, we review neuroimaging studies of patients with traumatic spinal cord injuries, perform a quantitative meta-analysis of motor and motor imagery studies, summarize structural studies, evidence of cortical reorganization, and provide an overview of diﬀusion and spectroscopy studies. The meta-analysis showed signiﬁcantly altered motor cortex, as well as cerebellar and parietal lobe changes, and qualitatively consistent reports of alterations in somatosensory brain structure, cortical reorganization, white matter diﬀusion and thalamic metabolites. Larger samples in combination with standardized imaging protocols and data sharing will further our understanding of brain changes after SCI and help in deﬁning short and long-term changes in brain systems in SCI patients. Such data would provide a basis for clinical trials, treatment outcomes, and guide novel interventions.","container-title":"Neuroscience &amp; Biobehavioral Reviews","DOI":"10.1016/j.neubiorev.2018.04.018","ISSN":"01497634","journalAbbreviation":"Neuroscience &amp; Biobehavioral Reviews","language":"en","page":"272-293","source":"DOI.org (Crossref)","title":"Brain changes after spinal cord injury, a quantitative meta-analysis and review","volume":"90","author":[{"family":"Solstrand Dahlberg","given":"Linda"},{"family":"Becerra","given":"Lino"},{"family":"Borsook","given":"David"},{"family":"Linnman","given":"Clas"}],"issued":{"date-parts":[["2018",7]]}}}],"schema":"https://github.com/citation-style-language/schema/raw/master/csl-citation.json"} </w:instrText>
      </w:r>
      <w:r w:rsidR="00246102">
        <w:fldChar w:fldCharType="separate"/>
      </w:r>
      <w:r w:rsidR="00164F81" w:rsidRPr="00164F81">
        <w:rPr>
          <w:rFonts w:eastAsiaTheme="minorHAnsi"/>
          <w:vertAlign w:val="superscript"/>
          <w:lang w:val="de-DE" w:eastAsia="en-US"/>
        </w:rPr>
        <w:t>14,32,33</w:t>
      </w:r>
      <w:r w:rsidR="00246102">
        <w:fldChar w:fldCharType="end"/>
      </w:r>
      <w:r w:rsidR="00246102">
        <w:t xml:space="preserve">. </w:t>
      </w:r>
    </w:p>
    <w:p w14:paraId="0E38D679" w14:textId="7BF2500A" w:rsidR="00A80579" w:rsidRPr="00E0054A" w:rsidRDefault="007332B3" w:rsidP="00F532C6">
      <w:pPr>
        <w:rPr>
          <w:i/>
          <w:iCs/>
        </w:rPr>
      </w:pPr>
      <w:r>
        <w:t>Reduced cortical thickness was observed in the right inferior temporal gyrus, temporal pole and transverse temporal sulcus</w:t>
      </w:r>
      <w:r w:rsidR="00E0054A">
        <w:t xml:space="preserve">. </w:t>
      </w:r>
      <w:r w:rsidR="00FB66E8">
        <w:t xml:space="preserve">These areas are involved in visual objection recognition, semantic </w:t>
      </w:r>
      <w:r w:rsidR="00FB66E8">
        <w:lastRenderedPageBreak/>
        <w:t>and social-emotional processing and auditory perception</w:t>
      </w:r>
      <w:r w:rsidR="00FB66E8">
        <w:fldChar w:fldCharType="begin"/>
      </w:r>
      <w:r w:rsidR="00164F81">
        <w:instrText xml:space="preserve"> ADDIN ZOTERO_ITEM CSL_CITATION {"citationID":"9cozbtZC","properties":{"formattedCitation":"\\super 34\\uc0\\u8211{}38\\nosupersub{}","plainCitation":"34–38","noteIndex":0},"citationItems":[{"id":127,"uris":["http://zotero.org/users/16412063/items/BCXFXC7A"],"itemData":{"id":127,"type":"article-journal","abstract":"The posterior part of the superior temporal gyrus (STG) has long been known to be a crucial hub for auditory and language processing, at the crossroad of the functionally defined ventral and dorsal pathways. Anatomical studies have shown that this “auditory cortex” is composed of several cytoarchitectonic areas whose limits do not consistently match macro-anatomic landmarks like gyral and sulcal borders. The only method to record and accurately distinguish neuronal activity from the different auditory sub-fields of primary auditory cortex, located in the tip of Heschl and deeply buried in the Sylvian fissure, is to use stereotaxically implanted depth electrodes (Stereo-EEG) for pre-surgical evaluation of patients with epilepsy. In this prospective, we focused on how anatomo-functional delineation in Heschl’s gyrus (HG), Planum Temporale (PT), the posterior part of the STG anterior to HG, the posterior superior temporal sulcus (STS), and the region at the parietal-temporal boundary commonly labeled “SPT” can be achieved using data from electrical cortical stimulation combined with electrophysiological recordings during listening to pure tones and syllables. We show the differences in functional roles between the primary and non-primary auditory areas, in the left and the right hemispheres. We discuss how these findings help understanding the auditory semiology of certain epileptic seizures and, more generally, the neural substrate of hemispheric specialization for language.","container-title":"Frontiers in Human Neuroscience","DOI":"10.3389/fnhum.2021.702773","ISSN":"1662-5161","journalAbbreviation":"Front. Hum. Neurosci.","language":"English","note":"publisher: Frontiers","source":"Frontiers","title":"Functional Topography of Auditory Areas Derived From the Combination of Electrophysiological Recordings and Cortical Electrical Stimulation","URL":"https://www.frontiersin.org/journals/human-neuroscience/articles/10.3389/fnhum.2021.702773/full","volume":"15","author":[{"family":"Trébuchon","given":"Agnès"},{"family":"Alario","given":"F.-Xavier"},{"family":"Liégeois-Chauvel","given":"Catherine"}],"accessed":{"date-parts":[["2025",6,23]]},"issued":{"date-parts":[["2021",8,17]]}}},{"id":113,"uris":["http://zotero.org/users/16412063/items/XWLQHR37"],"itemData":{"id":113,"type":"article-journal","abstract":"The temporal lobe has been associated with various cognitive functions which include memory, auditory cognition and semantics. However, at a higher level of conceptualisation, all of the functions associated with the temporal lobe can be considered as lying along one major axis; from modality-specific to modality-general processing. This paper used a spectral reordering technique on resting-state and task-based functional data to extract the major organisational axis of the temporal lobe in a bottom-up, data-driven fashion. Independent parcellations were performed on resting-state scans from 71 participants and active semantic task scans from 23 participants acquired using dual echo gradient echo planar imaging in order to preserve signal in inferior temporal cortex. The resulting organisational axis was consistent (over dataset and hemisphere) and progressed from superior temporal gyrus and posterior inferior temporal cortex to ventrolateral anterior temporal cortex. A hard parcellation separated a posterior (superior temporal and posterior fusiform and inferior temporal gyri) and an anterior cluster (ventrolateral anterior temporal lobe). The functional connectivity of the hard clusters supported the hypothesis that the connectivity gradient separated modality-specific and modality-general regions. This hypothesis was then directly tested by performing a VOI analysis upon an independent semantic task-based data set including auditory and visually presented stimuli. This confirmed that the ventrolateral anterior aspects of the temporal lobe are associated with modality-general processes whilst posterior and superior aspects are specific to certain modalities, with the posterior inferior subregions involved in visual processes and superior regions involved in audition.","collection-title":"Segmenting the Brain","container-title":"NeuroImage","DOI":"10.1016/j.neuroimage.2017.04.024","ISSN":"1053-8119","journalAbbreviation":"NeuroImage","page":"385-399","source":"ScienceDirect","title":"An emergent functional parcellation of the temporal cortex","volume":"170","author":[{"family":"Jackson","given":"Rebecca L."},{"family":"Bajada","given":"Claude J."},{"family":"Rice","given":"Grace E."},{"family":"Cloutman","given":"Lauren L."},{"family":"Lambon Ralph","given":"Matthew A."}],"issued":{"date-parts":[["2018",4,15]]}}},{"id":115,"uris":["http://zotero.org/users/16412063/items/34Z6ETQR"],"itemData":{"id":115,"type":"article-journal","abstract":"Following prolonged neglect during the formative decades of behavioural neurology, the temporopolar region has become a site of vibrant research on the neurobiology of cognition and conduct. This turnaround can be attributed to increasing recognition of neurodegenerative diseases that target temporopolar regions for peak destruction. The resultant syndromes include behavioural dementia, associative agnosia, semantic forms of primary progressive aphasia and semantic dementia. Clinicopathological correlations show that object naming and word comprehension are critically dependent on the language-dominant (usually left) temporopolar region, whereas behavioural control and non-verbal object recognition display a more bilateral representation with a rightward bias. Neuroanatomical experiments in macaques and neuroimaging in humans show that the temporoparietal region sits at the confluence of auditory, visual and limbic streams of processing at the downstream (deep) pole of the ‘what’ pathway. The functional neuroanatomy of this region revolves around three axes, an anterograde horizontal axis from unimodal to heteromodal and paralimbic cortex; a radial axis where visual (ventral), auditory (dorsal) and paralimbic (medial) territories encircle temporopolar cortex and display hemispheric asymmetry; and a vertical depth-of-processing axis for the associative elaboration of words, objects and interoceptive states. One function of this neural matrix is to support the transformation of object and word representations from unimodal percepts to multimodal concepts. The underlying process is likely to start at canonical gateways that successively lead to generic (superordinate), specific (basic) and unique levels of recognition. A first sign of left temporopolar dysfunction takes the form of taxonomic blurring where boundaries among categories are preserved but not boundaries among exemplars of a category. Semantic paraphasias and coordinate errors in word–picture verification tests are consequences of this phenomenon. Eventually, boundaries among categories are also blurred and comprehension impairments become more profound. The medial temporopolar region belongs to the amygdalocentric component of the limbic system and stands to integrate exteroceptive information with interoceptive states underlying social interactions. Review of the pertinent literature shows that word comprehension and conduct impairments caused by temporopolar strokes and temporal lobectomy are far less severe than those seen in temporopolar atrophies. One explanation for this unexpected discrepancy invokes the miswiring of residual temporopolar neurons during the many years of indolently progressive neurodegeneration. According to this hypothesis, the temporopolar regions become not only dysfunctional but also sources of aberrant outputs that interfere with the function of areas elsewhere in the language and paralimbic networks, a juxtaposition not seen in lobectomy or stroke., Mesulam reviews the temporopolar region, an area once considered terra incognita that has since emerged as a crucial crossroads for the associative elaboration of word meaning, object recognition and social conduct.","container-title":"Brain","DOI":"10.1093/brain/awac339","ISSN":"0006-8950","issue":"1","journalAbbreviation":"Brain","note":"PMID: 36331542\nPMCID: PMC10060717","page":"20-41","source":"PubMed Central","title":"Temporopolar regions of the human brain","volume":"146","author":[{"family":"Mesulam","given":"M Marsel"}],"issued":{"date-parts":[["2022",11,4]]}}},{"id":121,"uris":["http://zotero.org/users/16412063/items/IZDU7QVZ"],"itemData":{"id":121,"type":"article-journal","abstract":"Historically, the anterior part of the temporal lobe was labelled as a unique structure named Brain Area 38 by Brodmann or Temporopolar Area TG by Von Economo, but its functions were unknown at that time. Later on, a few studies proposed to divide the temporal pole in several different subparts, based on distinct cytoarchitectural structure or connectivity patterns, while a still growing number of studies have associated the temporal pole with many cognitive functions. In this review, we provide an overview of the temporal pole anatomical and histological structure and its various functions. We performed a literature review of articles published prior to September 30, 2020 that included 112 articles. The temporal pole has thereby been associated with several high-level cognitive processes: visual processing for complex objects and face recognition, autobiographic memory, naming and word-object labelling, semantic processing in all modalities, and socio-emotional processing, as demonstrated in healthy subjects and in patients with neurological or psychiatric diseases, especially in the field of neurodegenerative disorders. A good knowledge of those functions and the symptoms associated with temporal pole lesions or dysfunctions is helpful to identify these diseases, whose diagnosis may otherwise be difficult.","container-title":"Journal of Chemical Neuroanatomy","DOI":"10.1016/j.jchemneu.2021.101925","ISSN":"0891-0618","journalAbbreviation":"Journal of Chemical Neuroanatomy","page":"101925","source":"ScienceDirect","title":"The temporal pole: From anatomy to function—A literature appraisal","title-short":"The temporal pole","volume":"113","author":[{"family":"Herlin","given":"Bastien"},{"family":"Navarro","given":"Vincent"},{"family":"Dupont","given":"Sophie"}],"issued":{"date-parts":[["2021",4,1]]}}},{"id":124,"uris":["http://zotero.org/users/16412063/items/9S56F7TB"],"itemData":{"id":124,"type":"article-journal","abstract":"The function of the anterior-most portion of the temporal lobes, the temporal pole, is not well understood. Anatomists have long considered it part of an extended limbic system based on its location posterior to the orbital frontal cortex and lateral to the amygdala, along with its tight connectivity to limbic and paralimbic regions. Here we review the literature in both non-human primates and humans to assess the temporal pole's putative role in social and emotional processing. Reviewed findings indicate that it has some role in both social and emotional processes, including face recognition and theory of mind, that goes beyond semantic memory. We propose that the temporal pole binds complex, highly processed perceptual inputs to visceral emotional responses. Because perceptual inputs remain segregated into dorsal (auditory), medial (olfactory) and ventral (visual) steams, the integration of emotion with perception is channel specific.","container-title":"Brain","DOI":"10.1093/brain/awm052","ISSN":"0006-8950","issue":"7","journalAbbreviation":"Brain","page":"1718-1731","source":"Silverchair","title":"The Enigmatic temporal pole: a review of findings on social and emotional processing","title-short":"The Enigmatic temporal pole","volume":"130","author":[{"family":"Olson","given":"Ingrid R."},{"family":"Plotzker","given":"Alan"},{"family":"Ezzyat","given":"Youssef"}],"issued":{"date-parts":[["2007",7,1]]}}}],"schema":"https://github.com/citation-style-language/schema/raw/master/csl-citation.json"} </w:instrText>
      </w:r>
      <w:r w:rsidR="00FB66E8">
        <w:fldChar w:fldCharType="separate"/>
      </w:r>
      <w:r w:rsidR="00164F81" w:rsidRPr="00164F81">
        <w:rPr>
          <w:rFonts w:eastAsiaTheme="minorHAnsi"/>
          <w:vertAlign w:val="superscript"/>
          <w:lang w:val="de-DE" w:eastAsia="en-US"/>
        </w:rPr>
        <w:t>34–38</w:t>
      </w:r>
      <w:r w:rsidR="00FB66E8">
        <w:fldChar w:fldCharType="end"/>
      </w:r>
      <w:r w:rsidR="00FB66E8">
        <w:t>.</w:t>
      </w:r>
      <w:r w:rsidR="00A80579">
        <w:t xml:space="preserve"> </w:t>
      </w:r>
      <w:r w:rsidR="0065716D">
        <w:t xml:space="preserve">Although these subregions </w:t>
      </w:r>
      <w:r w:rsidR="00E0054A">
        <w:t>are</w:t>
      </w:r>
      <w:r w:rsidR="0065716D">
        <w:t xml:space="preserve"> not </w:t>
      </w:r>
      <w:r w:rsidR="00E0054A">
        <w:t>c</w:t>
      </w:r>
      <w:r w:rsidR="0065716D">
        <w:t xml:space="preserve">onsistently reported </w:t>
      </w:r>
      <w:r w:rsidR="00E0054A">
        <w:t>in</w:t>
      </w:r>
      <w:r w:rsidR="0065716D">
        <w:t xml:space="preserve"> SCI studies</w:t>
      </w:r>
      <w:r w:rsidR="00D45EA6">
        <w:t xml:space="preserve">, </w:t>
      </w:r>
      <w:bookmarkStart w:id="11" w:name="_Hlk202427174"/>
      <w:r w:rsidR="00D45EA6">
        <w:t>Karunakaran et al. (2019)</w:t>
      </w:r>
      <w:bookmarkEnd w:id="11"/>
      <w:r w:rsidR="00D45EA6">
        <w:fldChar w:fldCharType="begin"/>
      </w:r>
      <w:r w:rsidR="008F660D">
        <w:instrText xml:space="preserve"> ADDIN ZOTERO_ITEM CSL_CITATION {"citationID":"B8eq1gfg","properties":{"formattedCitation":"\\super 30\\nosupersub{}","plainCitation":"30","noteIndex":0},"citationItems":[{"id":95,"uris":["http://zotero.org/users/16412063/items/TCMSVYRU"],"itemData":{"id":95,"type":"article-journal","abstract":"Anatomical studies of spinal cord injury (SCI) using magnetic resonance imaging (MRI) report diverging observations, from ‘‘no changes’’ to ‘‘tissue atrophy in motor and non-motor regions.’’ These discrepancies among studies can be attributed to heterogeneity in extent, level, and post-injury duration observed within the SCI population. But, no studies have investigated structural changes associated with different levels of injury (paraplegia vs. tetraplegia). High-resolution MRI images were processed using a voxel-based morphometry technique to compare regional gray matter volume (GMV) between 16 complete paraplegia and 7 complete tetraplegia SCI subjects scanned within 2 years of injury when compared to 22 age-matched healthy controls using one-way analysis of covariance (ANCOVA). A post-hoc analysis using a region of interest–based approach was utilized to quantify GMV differences between healthy controls and subgroups of SCI. A voxel-wise one-sample t-test was also performed to evaluate the mean effect of post-injury duration on GMV of the SCI group. ANCOVA resulted in altered GMV in inferior frontal gyrus, bilateral mid orbital gyrus extending to rectal gyrus, and anterior cingulate cortex. Post-hoc analysis, in general, indicated GM atrophy after SCI, but tetraplegia showed a greater decrease in GMV when compared to paraplegia and healthy controls. Further, the GMV of the middle frontal gyrus, superior frontal gyrus, inferior frontal gyrus, insula, mid-orbital gyrus, and middle temporal gyrus was positively correlated with post-injury duration in both paraplegia and tetraplegia groups. GM atrophy after SCI is affected by level of cord injury, with higher levels of injury resulting in greater loss of GMV. Magnitude of GMV loss in the frontal cortex after SCI also appears to be dynamic within the ﬁrst 2 years of injury. Understanding the effect of injury level and injury duration on structural changes after SCI can help to better understand the mechanisms leading to positive and negative clinical outcome in SCI patients.","container-title":"Journal of Neurotrauma","DOI":"10.1089/neu.2018.6040","ISSN":"0897-7151, 1557-9042","issue":"12","journalAbbreviation":"Journal of Neurotrauma","language":"en","license":"https://www.liebertpub.com/nv/resources-tools/text-and-data-mining-policy/121/","page":"2045-2051","source":"DOI.org (Crossref)","title":"Differences in Cortical Gray Matter Atrophy of Paraplegia and Tetraplegia after Complete Spinal Cord Injury","volume":"36","author":[{"family":"Karunakaran","given":"Keerthana Deepti"},{"family":"He","given":"Jie"},{"family":"Zhao","given":"Jian"},{"family":"Cui","given":"Jian-Ling"},{"family":"Zang","given":"Yu-Feng"},{"family":"Zhang","given":"Zhong"},{"family":"Biswal","given":"Bharat B."}],"issued":{"date-parts":[["2019",6,15]]}}}],"schema":"https://github.com/citation-style-language/schema/raw/master/csl-citation.json"} </w:instrText>
      </w:r>
      <w:r w:rsidR="00D45EA6">
        <w:fldChar w:fldCharType="separate"/>
      </w:r>
      <w:r w:rsidR="008F660D" w:rsidRPr="008F660D">
        <w:rPr>
          <w:rFonts w:eastAsiaTheme="minorHAnsi"/>
          <w:vertAlign w:val="superscript"/>
          <w:lang w:val="de-DE" w:eastAsia="en-US"/>
        </w:rPr>
        <w:t>30</w:t>
      </w:r>
      <w:r w:rsidR="00D45EA6">
        <w:fldChar w:fldCharType="end"/>
      </w:r>
      <w:r w:rsidR="00D45EA6">
        <w:t xml:space="preserve"> found a positive association between gray matter volume in the middle temporal gyrus and injury duration, suggesting </w:t>
      </w:r>
      <w:r w:rsidR="00A80579">
        <w:t xml:space="preserve">long-term </w:t>
      </w:r>
      <w:r w:rsidR="00D45EA6">
        <w:t>plast</w:t>
      </w:r>
      <w:r w:rsidR="00A80579">
        <w:t>icit</w:t>
      </w:r>
      <w:r w:rsidR="00E0054A">
        <w:t>y</w:t>
      </w:r>
      <w:r w:rsidR="00A80579">
        <w:t xml:space="preserve">. </w:t>
      </w:r>
      <w:r>
        <w:t>Similarly, Chen et al. (2023)</w:t>
      </w:r>
      <w:r>
        <w:fldChar w:fldCharType="begin"/>
      </w:r>
      <w:r w:rsidR="00164F81">
        <w:instrText xml:space="preserve"> ADDIN ZOTERO_ITEM CSL_CITATION {"citationID":"vO4KlwGO","properties":{"formattedCitation":"\\super 39\\nosupersub{}","plainCitation":"39","noteIndex":0},"citationItems":[{"id":189,"uris":["http://zotero.org/users/16412063/items/593RVFAB"],"itemData":{"id":189,"type":"article-journal","abstract":"Objective This study used functional magnetic resonance imaging (fMRI) to explore brain structural and related network changes in patients with spinal cord injury (SCI). Methods Thirty-one right-handed SCI patients and 31 gender- and age-matched healthy controls (HC) were included. The gray matter volume (GMV) changes in SCI patients were observed using voxel-based morphometry (VBM). Then, these altered gray matter clusters were used as the regions of interest (ROIs) for whole-brain functional connectivity (FC) analysis to detect related functional changes. The potential association between GMV and FC values with the visual analog scale (VAS), the American Spinal Injury Association (ASIA) score, and the course of injuries was investigated through partial correlation analysis. Results GMV of the frontal, temporal, and insular cortices was lower in the SCI group than in the HC group. No GMV changes were found in the primary sensorimotor area in the SCI group. Besides, the altered FC regions were not in the primary sensorimotor area but in the cingulate gyrus, supplementary motor area, precuneus, frontal lobe, and insular. Additionally, some of these altered GMV and FC regions were correlated with ASIA motor scores, indicating that higher cognitive regions can affect motor function in SCI patients. Conclusions This study demonstrated that gray matter and related network reorganization in patients with SCI occurred in higher cognitive regions. Future rehabilitation strategies should focus more on cognitive functions.","container-title":"PeerJ","DOI":"10.7717/peerj.16172","ISSN":"2167-8359","journalAbbreviation":"PeerJ","language":"en","note":"publisher: PeerJ Inc.","page":"e16172","source":"peerj.com","title":"The gray matter atrophy and related network changes occur in the higher cognitive region rather than the primary sensorimotor cortex after spinal cord injury","volume":"11","author":[{"family":"Chen","given":"Xin"},{"family":"Wang","given":"Ling"},{"family":"Zheng","given":"Weimin"},{"family":"Yang","given":"Yanhui"},{"family":"Yang","given":"Beining"},{"family":"Hu","given":"Yongsheng"},{"family":"Du","given":"Jubao"},{"family":"Li","given":"Xuejing"},{"family":"Lu","given":"Jie"},{"family":"Chen","given":"Nan"}],"issued":{"date-parts":[["2023",10,9]]}}}],"schema":"https://github.com/citation-style-language/schema/raw/master/csl-citation.json"} </w:instrText>
      </w:r>
      <w:r>
        <w:fldChar w:fldCharType="separate"/>
      </w:r>
      <w:r w:rsidR="00164F81" w:rsidRPr="00164F81">
        <w:rPr>
          <w:rFonts w:eastAsiaTheme="minorHAnsi"/>
          <w:vertAlign w:val="superscript"/>
          <w:lang w:val="de-DE" w:eastAsia="en-US"/>
        </w:rPr>
        <w:t>39</w:t>
      </w:r>
      <w:r>
        <w:fldChar w:fldCharType="end"/>
      </w:r>
      <w:r>
        <w:t xml:space="preserve"> reported gray matter reductions in middle and inferior temporal gyri,</w:t>
      </w:r>
      <w:r w:rsidR="00E0054A">
        <w:t xml:space="preserve"> </w:t>
      </w:r>
      <w:r w:rsidR="0034217B">
        <w:t xml:space="preserve">though </w:t>
      </w:r>
      <w:r w:rsidR="00E0054A">
        <w:t>effect were less robust and not clearly lateralized</w:t>
      </w:r>
      <w:r>
        <w:t>.</w:t>
      </w:r>
      <w:r w:rsidRPr="00164F81">
        <w:t xml:space="preserve"> </w:t>
      </w:r>
      <w:r w:rsidR="00E0054A" w:rsidRPr="00164F81">
        <w:t>These findings may reflect compensatory changes or altered sensory integration in response to chronic deafferentation and reduced multisensory input</w:t>
      </w:r>
      <w:r w:rsidR="00164F81">
        <w:fldChar w:fldCharType="begin"/>
      </w:r>
      <w:r w:rsidR="00164F81">
        <w:instrText xml:space="preserve"> ADDIN ZOTERO_ITEM CSL_CITATION {"citationID":"Z4hOrgfl","properties":{"formattedCitation":"\\super 30,39\\nosupersub{}","plainCitation":"30,39","noteIndex":0},"citationItems":[{"id":95,"uris":["http://zotero.org/users/16412063/items/TCMSVYRU"],"itemData":{"id":95,"type":"article-journal","abstract":"Anatomical studies of spinal cord injury (SCI) using magnetic resonance imaging (MRI) report diverging observations, from ‘‘no changes’’ to ‘‘tissue atrophy in motor and non-motor regions.’’ These discrepancies among studies can be attributed to heterogeneity in extent, level, and post-injury duration observed within the SCI population. But, no studies have investigated structural changes associated with different levels of injury (paraplegia vs. tetraplegia). High-resolution MRI images were processed using a voxel-based morphometry technique to compare regional gray matter volume (GMV) between 16 complete paraplegia and 7 complete tetraplegia SCI subjects scanned within 2 years of injury when compared to 22 age-matched healthy controls using one-way analysis of covariance (ANCOVA). A post-hoc analysis using a region of interest–based approach was utilized to quantify GMV differences between healthy controls and subgroups of SCI. A voxel-wise one-sample t-test was also performed to evaluate the mean effect of post-injury duration on GMV of the SCI group. ANCOVA resulted in altered GMV in inferior frontal gyrus, bilateral mid orbital gyrus extending to rectal gyrus, and anterior cingulate cortex. Post-hoc analysis, in general, indicated GM atrophy after SCI, but tetraplegia showed a greater decrease in GMV when compared to paraplegia and healthy controls. Further, the GMV of the middle frontal gyrus, superior frontal gyrus, inferior frontal gyrus, insula, mid-orbital gyrus, and middle temporal gyrus was positively correlated with post-injury duration in both paraplegia and tetraplegia groups. GM atrophy after SCI is affected by level of cord injury, with higher levels of injury resulting in greater loss of GMV. Magnitude of GMV loss in the frontal cortex after SCI also appears to be dynamic within the ﬁrst 2 years of injury. Understanding the effect of injury level and injury duration on structural changes after SCI can help to better understand the mechanisms leading to positive and negative clinical outcome in SCI patients.","container-title":"Journal of Neurotrauma","DOI":"10.1089/neu.2018.6040","ISSN":"0897-7151, 1557-9042","issue":"12","journalAbbreviation":"Journal of Neurotrauma","language":"en","license":"https://www.liebertpub.com/nv/resources-tools/text-and-data-mining-policy/121/","page":"2045-2051","source":"DOI.org (Crossref)","title":"Differences in Cortical Gray Matter Atrophy of Paraplegia and Tetraplegia after Complete Spinal Cord Injury","volume":"36","author":[{"family":"Karunakaran","given":"Keerthana Deepti"},{"family":"He","given":"Jie"},{"family":"Zhao","given":"Jian"},{"family":"Cui","given":"Jian-Ling"},{"family":"Zang","given":"Yu-Feng"},{"family":"Zhang","given":"Zhong"},{"family":"Biswal","given":"Bharat B."}],"issued":{"date-parts":[["2019",6,15]]}}},{"id":189,"uris":["http://zotero.org/users/16412063/items/593RVFAB"],"itemData":{"id":189,"type":"article-journal","abstract":"Objective This study used functional magnetic resonance imaging (fMRI) to explore brain structural and related network changes in patients with spinal cord injury (SCI). Methods Thirty-one right-handed SCI patients and 31 gender- and age-matched healthy controls (HC) were included. The gray matter volume (GMV) changes in SCI patients were observed using voxel-based morphometry (VBM). Then, these altered gray matter clusters were used as the regions of interest (ROIs) for whole-brain functional connectivity (FC) analysis to detect related functional changes. The potential association between GMV and FC values with the visual analog scale (VAS), the American Spinal Injury Association (ASIA) score, and the course of injuries was investigated through partial correlation analysis. Results GMV of the frontal, temporal, and insular cortices was lower in the SCI group than in the HC group. No GMV changes were found in the primary sensorimotor area in the SCI group. Besides, the altered FC regions were not in the primary sensorimotor area but in the cingulate gyrus, supplementary motor area, precuneus, frontal lobe, and insular. Additionally, some of these altered GMV and FC regions were correlated with ASIA motor scores, indicating that higher cognitive regions can affect motor function in SCI patients. Conclusions This study demonstrated that gray matter and related network reorganization in patients with SCI occurred in higher cognitive regions. Future rehabilitation strategies should focus more on cognitive functions.","container-title":"PeerJ","DOI":"10.7717/peerj.16172","ISSN":"2167-8359","journalAbbreviation":"PeerJ","language":"en","note":"publisher: PeerJ Inc.","page":"e16172","source":"peerj.com","title":"The gray matter atrophy and related network changes occur in the higher cognitive region rather than the primary sensorimotor cortex after spinal cord injury","volume":"11","author":[{"family":"Chen","given":"Xin"},{"family":"Wang","given":"Ling"},{"family":"Zheng","given":"Weimin"},{"family":"Yang","given":"Yanhui"},{"family":"Yang","given":"Beining"},{"family":"Hu","given":"Yongsheng"},{"family":"Du","given":"Jubao"},{"family":"Li","given":"Xuejing"},{"family":"Lu","given":"Jie"},{"family":"Chen","given":"Nan"}],"issued":{"date-parts":[["2023",10,9]]}}}],"schema":"https://github.com/citation-style-language/schema/raw/master/csl-citation.json"} </w:instrText>
      </w:r>
      <w:r w:rsidR="00164F81">
        <w:fldChar w:fldCharType="separate"/>
      </w:r>
      <w:r w:rsidR="00164F81" w:rsidRPr="00164F81">
        <w:rPr>
          <w:rFonts w:eastAsiaTheme="minorHAnsi"/>
          <w:vertAlign w:val="superscript"/>
          <w:lang w:val="de-DE" w:eastAsia="en-US"/>
        </w:rPr>
        <w:t>30,39</w:t>
      </w:r>
      <w:r w:rsidR="00164F81">
        <w:fldChar w:fldCharType="end"/>
      </w:r>
      <w:r w:rsidR="00E0054A" w:rsidRPr="00164F81">
        <w:t>.</w:t>
      </w:r>
    </w:p>
    <w:p w14:paraId="317C9BD4" w14:textId="50B6BF76" w:rsidR="0034217B" w:rsidRDefault="00882F37" w:rsidP="00CC7A18">
      <w:r>
        <w:t xml:space="preserve">Increased </w:t>
      </w:r>
      <w:r w:rsidR="00E0054A">
        <w:t xml:space="preserve">posterior </w:t>
      </w:r>
      <w:r>
        <w:t xml:space="preserve">cortical thickness was </w:t>
      </w:r>
      <w:r w:rsidR="00E0054A">
        <w:t xml:space="preserve">observed </w:t>
      </w:r>
      <w:r>
        <w:t xml:space="preserve">in </w:t>
      </w:r>
      <w:r w:rsidR="00E0054A">
        <w:t xml:space="preserve">occipital and parietal sulci. </w:t>
      </w:r>
      <w:r w:rsidR="006B2F14">
        <w:t xml:space="preserve">While occipital sulci are </w:t>
      </w:r>
      <w:r w:rsidR="00E0054A">
        <w:t>primarily</w:t>
      </w:r>
      <w:r w:rsidR="000518EC">
        <w:t xml:space="preserve"> associated with processing visual </w:t>
      </w:r>
      <w:r w:rsidR="0034217B">
        <w:t>scene</w:t>
      </w:r>
      <w:r w:rsidR="000518EC">
        <w:t xml:space="preserve"> and object features, the intraparietal sulcus plays a key role in spatial attention and multisensory body representation</w:t>
      </w:r>
      <w:r w:rsidR="00B70FA7">
        <w:fldChar w:fldCharType="begin"/>
      </w:r>
      <w:r w:rsidR="00164F81">
        <w:instrText xml:space="preserve"> ADDIN ZOTERO_ITEM CSL_CITATION {"citationID":"MFrS7IPr","properties":{"formattedCitation":"\\super 40\\nosupersub{}","plainCitation":"40","noteIndex":0},"citationItems":[{"id":133,"uris":["http://zotero.org/users/16412063/items/RLAJML34"],"itemData":{"id":133,"type":"article-journal","abstract":"The discovery and analysis of cortical visual areas is a major accomplishment of visual neuroscience. In the past decade the use of noninvasive functional imaging, particularly functional magnetic resonance imaging (fMRI), has dramatically increased our detailed knowledge of the functional organization of the human visual cortex and its relation to visual perception. The fMRI method offers a major advantage over other techniques applied in neuroscience by providing a large-scale neuroanatomical perspective that stems from its ability to image the entire brain essentially at once. This bird’s eye view has the potential to reveal large-scale principles within the very complex plethora of visual areas. Thus, it could arrange the entire constellation of human visual areas in a uniﬁed functional organizational framework. Here we review recent ﬁndings and methods employed to uncover the functional properties of the human visual cortex focusing on two themes: functional specialization and hierarchical processing.","container-title":"Annual Review of Neuroscience","DOI":"10.1146/annurev.neuro.27.070203.144220","ISSN":"0147-006X, 1545-4126","issue":"1","journalAbbreviation":"Annu. Rev. Neurosci.","language":"en","page":"649-677","source":"DOI.org (Crossref)","title":"THE HUMAN VISUAL CORTEX","volume":"27","author":[{"family":"Grill-Spector","given":"Kalanit"},{"family":"Malach","given":"Rafael"}],"issued":{"date-parts":[["2004",7,21]]}}}],"schema":"https://github.com/citation-style-language/schema/raw/master/csl-citation.json"} </w:instrText>
      </w:r>
      <w:r w:rsidR="00B70FA7">
        <w:fldChar w:fldCharType="separate"/>
      </w:r>
      <w:r w:rsidR="00164F81" w:rsidRPr="00164F81">
        <w:rPr>
          <w:rFonts w:eastAsiaTheme="minorHAnsi"/>
          <w:vertAlign w:val="superscript"/>
          <w:lang w:val="de-DE" w:eastAsia="en-US"/>
        </w:rPr>
        <w:t>40</w:t>
      </w:r>
      <w:r w:rsidR="00B70FA7">
        <w:fldChar w:fldCharType="end"/>
      </w:r>
      <w:r w:rsidR="00B70FA7" w:rsidRPr="00B70FA7">
        <w:rPr>
          <w:vertAlign w:val="superscript"/>
        </w:rPr>
        <w:t>,</w:t>
      </w:r>
      <w:r w:rsidR="000518EC">
        <w:fldChar w:fldCharType="begin"/>
      </w:r>
      <w:r w:rsidR="00164F81">
        <w:instrText xml:space="preserve"> ADDIN ZOTERO_ITEM CSL_CITATION {"citationID":"qCgVivp2","properties":{"formattedCitation":"\\super 41\\nosupersub{}","plainCitation":"41","noteIndex":0},"citationItems":[{"id":129,"uris":["http://zotero.org/users/16412063/items/WDW9BK7K"],"itemData":{"id":129,"type":"article-journal","abstract":"Human posterior intraparietal sulcus (pIPS) and adjacent posterior wall of parieto-occipital sulcus (POS) are functionally diverse, serving higher motor, visual and cognitive functions. Its microstructural basis, though, is still largely unknown. A similar or even more pronounced architectonical complexity, as described in monkeys, could be assumed. We cytoarchitectonically mapped the pIPS/POS in 10 human postmortem brains using an observer-independent, quantitative parcellation. 3D-probability maps were generated within MNI reference space and used for functional decoding and meta-analytic coactivation modeling based on the BrainMap database to decode the general structural–functional organization of the areas. Seven cytoarchitectonically distinct areas were identified: five within human pIPS, three on its lateral (hIP4-6) and two on its medial wall (hIP7-8); and two (hPO1, hOc6) in POS. Mediocaudal areas (hIP7, hPO1) were predominantly involved in visual processing, whereas laterorostral areas (hIP4-6, 8) were associated with higher cognitive functions, e.g. counting. This shift was mirrored by systematic changes in connectivity, from temporo-occipital to premotor and prefrontal cortex, and in cytoarchitecture, from prominent Layer IIIc pyramidal cells to homogeneous neuronal distribution. This architectonical mosaic within human pIPS/POS represents a structural basis of its functional and connectional heterogeneity. The new 3D-maps of the areas enable dedicated assessments of structure–function relationships.","container-title":"Cerebral Cortex","DOI":"10.1093/cercor/bhy245","ISSN":"1047-3211","issue":"3","journalAbbreviation":"Cerebral Cortex","page":"1305-1327","source":"Silverchair","title":"Cytoarchitectonic segregation of human posterior intraparietal and adjacent parieto-occipital sulcus and its relation to visuomotor and cognitive functions","volume":"29","author":[{"family":"Richter","given":"Monika"},{"family":"Amunts","given":"Katrin"},{"family":"Mohlberg","given":"Hartmut"},{"family":"Bludau","given":"Sebastian"},{"family":"Eickhoff","given":"Simon B"},{"family":"Zilles","given":"Karl"},{"family":"Caspers","given":"Svenja"}],"issued":{"date-parts":[["2019",3,1]]}}}],"schema":"https://github.com/citation-style-language/schema/raw/master/csl-citation.json"} </w:instrText>
      </w:r>
      <w:r w:rsidR="000518EC">
        <w:fldChar w:fldCharType="separate"/>
      </w:r>
      <w:r w:rsidR="00164F81" w:rsidRPr="00164F81">
        <w:rPr>
          <w:rFonts w:eastAsiaTheme="minorHAnsi"/>
          <w:vertAlign w:val="superscript"/>
          <w:lang w:val="de-DE" w:eastAsia="en-US"/>
        </w:rPr>
        <w:t>41</w:t>
      </w:r>
      <w:r w:rsidR="000518EC">
        <w:fldChar w:fldCharType="end"/>
      </w:r>
      <w:r w:rsidR="000518EC">
        <w:t>. Together, their increased thickness may reflect a posterior shift in processing load, supporting visual and spatial compensation in response to reduced somatosensory input</w:t>
      </w:r>
      <w:r w:rsidR="00F70D1F">
        <w:fldChar w:fldCharType="begin"/>
      </w:r>
      <w:r w:rsidR="00164F81">
        <w:instrText xml:space="preserve"> ADDIN ZOTERO_ITEM CSL_CITATION {"citationID":"aBBbfmmu","properties":{"formattedCitation":"\\super 42\\nosupersub{}","plainCitation":"42","noteIndex":0},"citationItems":[{"id":134,"uris":["http://zotero.org/users/16412063/items/LJBDSXV8"],"itemData":{"id":134,"type":"article-journal","abstract":"Both young and adult brains show a remarkable capacity to be shaped by environmental input, and to be altered by the deprivation of input in one sensory modality (for example, deafness or blindness). However, different areas and functions show different susceptibilities to such plasticity, and different times during the life span of the individual when they are sensitive to such changes. Plastic changes, such as increases in spine density or neuronal density, can occur in the primary cortices that mediate the spared modalities after sensory deprivation in one modality. These changes might underlie reports of behavioural improvements in the spared modalities and/or might result from increased reliance on these modalities. In humans, it is difficult (but not impossible) to distinguish between changes that result from sensory deprivation (for example, deafness) and those that result from altered linguistic experience (for example, using sign language). Improvements in behaviour tend to involve complex processing rather than simple thresholds. Polymodal association areas of cortex can also become reorganized after sensory deprivation. For example, visual deprivation can lead to increased recruitment of parietal cortex and the superior colliculus by the auditory and somatosensory systems. Few studies have investigated the possible critical periods for such reorganization. Studies in deaf and blind humans indicate that recruitment of polymodal association areas might be associated with improved performance in the spared modalities. The primary cortex that is associated with the deprived modality might also undergo plastic changes, in some cases becoming activated by stimuli in the spared modalities. Such activation might result from the persistence of normally pruned polymodal connections, but has been difficult to show in humans. Cross-modal plasticity might result from a variety of mechanisms. Changes in subcortical connectivity might lead to recruitment of the primary visual cortex by auditory inputs, as in the case of the blind mole rat. Other possible mechanisms include alterations in feedback between cortico-cortical connections and the stabilization of long-range connections, such as those found between the primary visual and auditory cortices in the monkey. An understanding of these mechanisms could help in deciding when to provide sensory implants (such as cochlear implants in the deaf or retinal implants in the blind): although some mechanisms might be available throughout life, others seem to be restricted in their time periods of occurrence and in the types of altered experience that they respond to. For example, changes in subcortical connectivity are less likely to occur in the adult and, if they occur at all, might be observed only after major deafferentation. Changes in cortico-cortical connections, however, might be more amenable to changes throughout life and across a variety of altered experiences. Further understanding of the plastic changes that follow sensory deprivation will help to clarify the role of sensory input in specifying cortical responses and behaviour. Such knowledge will also be important for efforts to restore lost sensory modalities by implants or other techniques.","container-title":"Nature Reviews Neuroscience","DOI":"10.1038/nrn848","ISSN":"1471-0048","issue":"6","journalAbbreviation":"Nat Rev Neurosci","language":"en","license":"2002 Springer Nature Limited","note":"publisher: Nature Publishing Group","page":"443-452","source":"www.nature.com","title":"Cross-modal plasticity: where and how?","title-short":"Cross-modal plasticity","volume":"3","author":[{"family":"Bavelier","given":"Daphne"},{"family":"Neville","given":"Helen J."}],"issued":{"date-parts":[["2002",6]]}}}],"schema":"https://github.com/citation-style-language/schema/raw/master/csl-citation.json"} </w:instrText>
      </w:r>
      <w:r w:rsidR="00F70D1F">
        <w:fldChar w:fldCharType="separate"/>
      </w:r>
      <w:r w:rsidR="00164F81" w:rsidRPr="00164F81">
        <w:rPr>
          <w:rFonts w:eastAsiaTheme="minorHAnsi"/>
          <w:vertAlign w:val="superscript"/>
          <w:lang w:val="de-DE" w:eastAsia="en-US"/>
        </w:rPr>
        <w:t>42</w:t>
      </w:r>
      <w:r w:rsidR="00F70D1F">
        <w:fldChar w:fldCharType="end"/>
      </w:r>
      <w:r w:rsidR="000518EC">
        <w:t xml:space="preserve">. </w:t>
      </w:r>
    </w:p>
    <w:p w14:paraId="644BE021" w14:textId="4DE23711" w:rsidR="002008BE" w:rsidRPr="00CC7A18" w:rsidRDefault="0034217B" w:rsidP="00CC7A18">
      <w:r>
        <w:t>Reduced subcortical volume was found in the left pallidum and amygdala, alongside reductions in total and subcortical GMV. Prior</w:t>
      </w:r>
      <w:commentRangeStart w:id="12"/>
      <w:r w:rsidR="00A9341F">
        <w:t xml:space="preserve"> </w:t>
      </w:r>
      <w:r w:rsidR="00F70D1F">
        <w:t>VB</w:t>
      </w:r>
      <w:r w:rsidR="008B0C96">
        <w:t>M studies and meta-analyses</w:t>
      </w:r>
      <w:r w:rsidR="00A9341F">
        <w:t xml:space="preserve">, </w:t>
      </w:r>
      <w:r w:rsidR="008B0C96">
        <w:t xml:space="preserve">confirm </w:t>
      </w:r>
      <w:r w:rsidR="00A9341F">
        <w:t>subcortical and total GMV loss, including the left pallidu</w:t>
      </w:r>
      <w:r w:rsidR="009F431D">
        <w:t>m</w:t>
      </w:r>
      <w:r w:rsidR="009F431D">
        <w:fldChar w:fldCharType="begin"/>
      </w:r>
      <w:r w:rsidR="00164F81">
        <w:instrText xml:space="preserve"> ADDIN ZOTERO_ITEM CSL_CITATION {"citationID":"bNxJ2twO","properties":{"formattedCitation":"\\super 13,43\\nosupersub{}","plainCitation":"13,43","noteIndex":0},"citationItems":[{"id":101,"uris":["http://zotero.org/users/16412063/items/7JEFTDIU"],"itemData":{"id":101,"type":"article-journal","abstract":"The objective of the study was to investigate degenerative changes of white matter volume (WMV) and gray matter volume (GMV) in individuals after a spinal cord injury (SCI). Published studies of whole-brain voxel-based morphometry (VBM) published between January 1, 2006 and March 1, 2018 comparing SCI patients with controls were collected by searching PubMed, Web of Science, and EMBASE databases. Voxel-wise meta-analyses of GMV and WMV differences between SCI patients and controls were performed separately using seed-based d mapping. Twelve studies with 12 GMV data sets and 9 WMV data sets yielded a total of 466 individuals (190 SCI patients and 276 controls) who were included in this meta-analysis. Compared with controls, SCI patients showed GMV atrophy in sensorimotor system regions including the bilateral sensorimotor cortex (S1 and M1), the supplementary motor area (SMA), paracentral gyrus, thalamus, and basal ganglia, as well as WMV loss in the corticospinal tract.GMV aberrancies were also demonstrated in brain regions responsible for cognition and emotion, such as the orbitofrontal cortex (OFC) and the left insula. Additionally, GMV in both the bilateral S1 and the left SMA was positively correlated with the time span after the injury.\nIn conclusion, anatomical atrophy in cortical-thalamic-spinal pathways suggested that SCIs may result in degenerative changes of the sensorimotor system. Further, OFC and insula GMV abnormalities may explain symptoms such as neuropathic pain and potential cognitive-emotional impairments in chronic SCI patients. These findings indicate that anatomical brain magnetic resonance imaging (MRI) protocols could be neuroimaging biomarkers for interventional studies and treatments.","container-title":"Journal of Neurotrauma","DOI":"10.1089/neu.2018.6205","ISSN":"0897-7151","issue":"15","note":"publisher: Mary Ann Liebert, Inc., publishers","page":"2348-2357","source":"liebertpub.com (Atypon)","title":"Specific Brain Morphometric Changes in Spinal Cord Injury: A Voxel-Based Meta-Analysis of White and Gray Matter Volume","title-short":"Specific Brain Morphometric Changes in Spinal Cord Injury","volume":"36","author":[{"family":"Wang","given":"Wenzhao"},{"family":"Tang","given":"Shi"},{"family":"Li","given":"Cong"},{"family":"Chen","given":"Jianan"},{"family":"Li","given":"Hongfei"},{"family":"Su","given":"Yanlin"},{"family":"Ning","given":"Bin"}],"issued":{"date-parts":[["2019",8]]}}},{"id":103,"uris":["http://zotero.org/users/16412063/items/DFKUXK7I"],"itemData":{"id":103,"type":"article-journal","abstract":"Objectives: Spinal cord injury (SCI) remodels the brain structure and alters brain function. To identify specific changes in brain gray matter volume (GMV) and white matter volume (WMV) following SCI, we conducted a voxel-based meta-analysis of whole-brain voxel-based morphometry (VBM) studies.Methods: We performed a comprehensive literature search on VBM studies that compared SCI patients and healthy controls in PubMed, Web of Science and the China National Knowledge Infrastructure from 1980 to April 2022. Then, we conducted a voxel-based meta-analysis using seed-based d mapping with permutation of subject images (SDM-PSI). Meta-regression analysis was performed to identify the effects of clinical characteristics.Results: Our study collected 20 studies with 22 GMV datasets and 15 WMV datasets, including 410 patients and 406 healthy controls. Compared with healthy controls, SCI patients showed significant GMV loss in the left insula and bilateral thalamus and significant WMV loss in the bilateral corticospinal tract (CST). Additionally, a higher motor score and pinprick score were positively related to greater GMV in the right postcentral gyrus, whereas a positive relationship was observed between the light touch score and the bilateral postcentral gyrus.Conclusion: Atrophy in the thalamus and bilateral CST suggest that SCI triggers anterograde and retrograde degeneration in the sensory and motor pathways. Furthermore, atrophy of the left insula may indicate depression and neuropathic pain in SCI patients. These indicators of structural abnormalities could serve as neuroimaging biomarkers for evaluating the prognosis and treatment effect, as well as for monitoring disease progression. The application of neuroimaging biomarkers in the brain for spinal cord injury may also lead to personalized treatment strategies.","container-title":"Frontiers in Neurology","DOI":"10.3389/fneur.2022.999375","ISSN":"1664-2295","journalAbbreviation":"Front. Neurol.","language":"English","note":"publisher: Frontiers","source":"Frontiers","title":"Brain morphology changes after spinal cord injury: A voxel-based meta-analysis","title-short":"Brain morphology changes after spinal cord injury","URL":"https://www.frontiersin.org/journals/neurology/articles/10.3389/fneur.2022.999375/full","volume":"13","author":[{"family":"Yu","given":"Haiyang"},{"family":"Chen","given":"Duanyong"},{"family":"Jiang","given":"Hai"},{"family":"Fu","given":"Guangtao"},{"family":"Yang","given":"Yuhui"},{"family":"Deng","given":"Zhantao"},{"family":"Chen","given":"Yuanfeng"},{"family":"Zheng","given":"Qiujian"}],"accessed":{"date-parts":[["2025",6,23]]},"issued":{"date-parts":[["2022",9,1]]}}}],"schema":"https://github.com/citation-style-language/schema/raw/master/csl-citation.json"} </w:instrText>
      </w:r>
      <w:r w:rsidR="009F431D">
        <w:fldChar w:fldCharType="separate"/>
      </w:r>
      <w:r w:rsidR="00164F81" w:rsidRPr="00164F81">
        <w:rPr>
          <w:rFonts w:eastAsiaTheme="minorHAnsi"/>
          <w:vertAlign w:val="superscript"/>
          <w:lang w:val="de-DE" w:eastAsia="en-US"/>
        </w:rPr>
        <w:t>13,43</w:t>
      </w:r>
      <w:r w:rsidR="009F431D">
        <w:fldChar w:fldCharType="end"/>
      </w:r>
      <w:r w:rsidR="008B0C96">
        <w:t>.</w:t>
      </w:r>
      <w:r w:rsidR="00805EB9">
        <w:t xml:space="preserve"> While direct evidence for amygdala atrophy after SCI remain limited, studies have reported atrophy in functionally related areas such as the insula and orbitofrontal cortex</w:t>
      </w:r>
      <w:r w:rsidR="0086117D">
        <w:fldChar w:fldCharType="begin"/>
      </w:r>
      <w:r w:rsidR="00164F81">
        <w:instrText xml:space="preserve"> ADDIN ZOTERO_ITEM CSL_CITATION {"citationID":"5zR9YO7g","properties":{"formattedCitation":"\\super 44\\nosupersub{}","plainCitation":"44","noteIndex":0},"citationItems":[{"id":98,"uris":["http://zotero.org/users/16412063/items/RLEGKMP8"],"itemData":{"id":98,"type":"article-journal","abstract":"The objective of the study was to investigate degenerative changes of white matter volume (WMV) and gray matter volume (GMV) in individuals after a spinal cord injury (SCI). Published studies of whole-brain voxel-based morphometry (VBM) published between January 1, 2006 and March 1, 2018 comparing SCI patients with controls were collected by searching PubMed, Web of Science, and EMBASE databases. Voxel-wise meta-analyses of GMV and WMV differences between SCI patients and controls were performed separately using seed-based d mapping. Twelve studies with 12 GMV data sets and 9 WMV data sets yielded a total of 466 individuals (190 SCI patients and 276 controls) who were included in this meta-analysis. Compared with controls, SCI patients showed GMV atrophy in sensorimotor system regions including the bilateral sensorimotor cortex (S1 and M1), the supplementary motor area (SMA), paracentral gyrus, thalamus, and basal ganglia, as well as WMV loss in the corticospinal tract.GMV aberrancies were also demonstrated in brain regions responsible for cognition and emotion, such as the orbitofrontal cortex (OFC) and the left insula. Additionally, GMV in both the bilateral S1 and the left SMA was positively correlated with the time span after the injury. In conclusion, anatomical atrophy in cortical-thalamic-spinal pathways suggested that SCIs may result in degenerative changes of the sensorimotor system. Further, OFC and insula GMV abnormalities may explain symptoms such as neuropathic pain and potential cognitive-emotional impairments in chronic SCI patients. These findings indicate that anatomical brain magnetic resonance imaging (MRI) protocols could be neuroimaging biomarkers for interventional studies and treatments.","container-title":"Journal of Neurotrauma","DOI":"10.1089/neu.2018.6205","ISSN":"1557-9042","issue":"15","journalAbbreviation":"J Neurotrauma","language":"eng","note":"PMID: 30794041","page":"2348-2357","source":"PubMed","title":"Specific Brain Morphometric Changes in Spinal Cord Injury: A Voxel-Based Meta-Analysis of White and Gray Matter Volume","title-short":"Specific Brain Morphometric Changes in Spinal Cord Injury","volume":"36","author":[{"family":"Wang","given":"Wenzhao"},{"family":"Tang","given":"Shi"},{"family":"Li","given":"Cong"},{"family":"Chen","given":"Jianan"},{"family":"Li","given":"Hongfei"},{"family":"Su","given":"Yanlin"},{"family":"Ning","given":"Bin"}],"issued":{"date-parts":[["2019",8,1]]}}}],"schema":"https://github.com/citation-style-language/schema/raw/master/csl-citation.json"} </w:instrText>
      </w:r>
      <w:r w:rsidR="0086117D">
        <w:fldChar w:fldCharType="separate"/>
      </w:r>
      <w:r w:rsidR="00164F81" w:rsidRPr="00164F81">
        <w:rPr>
          <w:rFonts w:eastAsiaTheme="minorHAnsi"/>
          <w:vertAlign w:val="superscript"/>
          <w:lang w:val="de-DE" w:eastAsia="en-US"/>
        </w:rPr>
        <w:t>44</w:t>
      </w:r>
      <w:r w:rsidR="0086117D">
        <w:fldChar w:fldCharType="end"/>
      </w:r>
      <w:r w:rsidR="00805EB9">
        <w:t xml:space="preserve">. </w:t>
      </w:r>
      <w:r w:rsidR="004564A0">
        <w:t xml:space="preserve">The left pallidum </w:t>
      </w:r>
      <w:r>
        <w:t>regulates</w:t>
      </w:r>
      <w:r w:rsidR="004564A0">
        <w:t xml:space="preserve"> motor control and cognitive-motivational process while the amygdala plays a crucial role in emotional and affective regulation</w:t>
      </w:r>
      <w:r w:rsidR="004564A0">
        <w:fldChar w:fldCharType="begin"/>
      </w:r>
      <w:r w:rsidR="00164F81">
        <w:instrText xml:space="preserve"> ADDIN ZOTERO_ITEM CSL_CITATION {"citationID":"ff2ur4MP","properties":{"formattedCitation":"\\super 45,46\\nosupersub{}","plainCitation":"45,46","noteIndex":0},"citationItems":[{"id":136,"uris":["http://zotero.org/users/16412063/items/WSTG6WE9"],"itemData":{"id":136,"type":"article-journal","abstract":"It is believed that depression impedes and motivation enhances functional recovery after neuronal damage such as spinal-cord injury and stroke. However, the neuronal substrate underlying such psychological effects on functional recovery remains unclear. A longitudinal study of brain activation in the non-human primate model of partial spinal-cord injury using positron emission tomography (PET) revealed a contribution of the primary motor cortex (M1) to the recovery of finger dexterity through the rehabilitative training. Here, we show that activity of the ventral striatum, including the nucleus accumbens (NAc), which plays a critical role in processing of motivation, increased and its functional connectivity with M1 emerged and was progressively strengthened during the recovery. In addition, functional connectivities among M1, the ventral striatum and other structures belonging to neural circuits for processing motivation, such as the orbitofrontal cortex, anterior cingulate cortex and pedunculopontine tegmental nucleus were also strengthened during the recovery. These results give clues to the neuronal substrate for motivational regulation of motor learning required for functional recovery after spinal-cord injury.","container-title":"PLOS ONE","DOI":"10.1371/journal.pone.0024854","ISSN":"1932-6203","issue":"9","journalAbbreviation":"PLOS ONE","language":"en","note":"publisher: Public Library of Science","page":"e24854","source":"PLoS Journals","title":"Neural Substrates for the Motivational Regulation of Motor Recovery after Spinal-Cord Injury","volume":"6","author":[{"family":"Nishimura","given":"Yukio"},{"family":"Onoe","given":"Hirotaka"},{"family":"Onoe","given":"Kayo"},{"family":"Morichika","given":"Yosuke"},{"family":"Tsukada","given":"Hideo"},{"family":"Isa","given":"Tadashi"}],"issued":{"date-parts":[["2011",9,28]]}}},{"id":139,"uris":["http://zotero.org/users/16412063/items/A75UZHB3"],"itemData":{"id":139,"type":"article-journal","container-title":"Current Opinion in Neurobiology","DOI":"10.1016/S0959-4388(96)80076-6","ISSN":"09594388","issue":"2","journalAbbreviation":"Current Opinion in Neurobiology","language":"en","license":"https://www.elsevier.com/tdm/userlicense/1.0/","page":"221-227","source":"DOI.org (Crossref)","title":"The amygdala and emotion","volume":"6","author":[{"family":"Gallagher","given":"Michela"},{"family":"Chiba","given":"Andrea A"}],"issued":{"date-parts":[["1996",4]]}}}],"schema":"https://github.com/citation-style-language/schema/raw/master/csl-citation.json"} </w:instrText>
      </w:r>
      <w:r w:rsidR="004564A0">
        <w:fldChar w:fldCharType="separate"/>
      </w:r>
      <w:r w:rsidR="00164F81" w:rsidRPr="00164F81">
        <w:rPr>
          <w:rFonts w:eastAsiaTheme="minorHAnsi"/>
          <w:vertAlign w:val="superscript"/>
          <w:lang w:val="de-DE" w:eastAsia="en-US"/>
        </w:rPr>
        <w:t>45,46</w:t>
      </w:r>
      <w:r w:rsidR="004564A0">
        <w:fldChar w:fldCharType="end"/>
      </w:r>
      <w:r w:rsidR="004564A0">
        <w:t xml:space="preserve">. </w:t>
      </w:r>
      <w:r w:rsidR="00C87194">
        <w:t>The reduced volume in the pallidum may reflect reduced engagement of motor and motivational circuits following spinal deafferentation</w:t>
      </w:r>
      <w:r w:rsidR="00C87194">
        <w:fldChar w:fldCharType="begin"/>
      </w:r>
      <w:r w:rsidR="008F660D">
        <w:instrText xml:space="preserve"> ADDIN ZOTERO_ITEM CSL_CITATION {"citationID":"K3CTv7I2","properties":{"formattedCitation":"\\super 29\\nosupersub{}","plainCitation":"29","noteIndex":0},"citationItems":[{"id":91,"uris":["http://zotero.org/users/16412063/items/2WG75PK5"],"itemData":{"id":91,"type":"article-journal","abstract":"The aim of this study was to explore possible changes in whole brain gray matter volume (GMV) after spinal cord injury (SCI) using voxel-based morphometry (VBM), and to study their associations with the injury duration, severity, and clinical variables. In total, 21 patients with SCI (10 with complete and 11 with incomplete SCI) and 21 age- and sex-matched healthy controls (HCs) were recruited. The 3D high-resolution T1-weighted structural images of all subjects were obtained using a 3.0 Tesla MRI system. Disease duration and American Spinal Injury Association (ASIA) Scale scores were also obtained from each patient. Voxel-based morphometry analysis was carried out to investigate the differences in GMV between patients with SCI and HCs, and between the SCI sub-groups. Associations between GMV and clinical variables were also analyzed. Compared with HCs, patients with SCI showed significant GMV decrease in the dorsal anterior cingulate cortex, bilateral anterior insular cortex, bilateral orbital frontal cortex (OFC), and right superior temporal gyrus. No significant difference in GMV in these areas was found either between the complete and incomplete SCI sub-groups, or between the sub-acute (duration &lt;1 year) and chronic (duration &gt;1 year) sub-groups. Finally, the GMV of the right OFC was correlated with the clinical motor scores of left extremities in not only all SCI patients, but especially the CSCI subgroup. In the sub-acute subgroup, we found a significant positive correlation between the dACC GMV and the total clinical motor scores, and a significant negative correlation between right OFC GMV and the injury duration. These findings indicate that SCI can cause remote atrophy of brain gray matter, especially in the salient network. In general, the duration and severity of SCI may be not associated with the degree of brain atrophy in total SCI patients, but there may be associations between them in subgroups.","container-title":"Frontiers in Human Neuroscience","DOI":"10.3389/fnhum.2017.00211","ISSN":"1662-5161","journalAbbreviation":"Front Hum Neurosci","language":"eng","note":"PMID: 28503142\nPMCID: PMC5408078","page":"211","source":"PubMed","title":"Brain Gray Matter Atrophy after Spinal Cord Injury: A Voxel-Based Morphometry Study","title-short":"Brain Gray Matter Atrophy after Spinal Cord Injury","volume":"11","author":[{"family":"Chen","given":"Qian"},{"family":"Zheng","given":"Weimin"},{"family":"Chen","given":"Xin"},{"family":"Wan","given":"Lu"},{"family":"Qin","given":"Wen"},{"family":"Qi","given":"Zhigang"},{"family":"Chen","given":"Nan"},{"family":"Li","given":"Kuncheng"}],"issued":{"date-parts":[["2017"]]}}}],"schema":"https://github.com/citation-style-language/schema/raw/master/csl-citation.json"} </w:instrText>
      </w:r>
      <w:r w:rsidR="00C87194">
        <w:fldChar w:fldCharType="separate"/>
      </w:r>
      <w:r w:rsidR="008F660D" w:rsidRPr="008F660D">
        <w:rPr>
          <w:rFonts w:eastAsiaTheme="minorHAnsi"/>
          <w:vertAlign w:val="superscript"/>
          <w:lang w:val="de-DE" w:eastAsia="en-US"/>
        </w:rPr>
        <w:t>29</w:t>
      </w:r>
      <w:r w:rsidR="00C87194">
        <w:fldChar w:fldCharType="end"/>
      </w:r>
      <w:r w:rsidR="00C87194">
        <w:t xml:space="preserve">. Similar, amygdala atrophy may be </w:t>
      </w:r>
      <w:r w:rsidR="00DD2A4B">
        <w:t>linked</w:t>
      </w:r>
      <w:r w:rsidR="00C87194">
        <w:t xml:space="preserve"> to diminished affective drive and social-emotional interaction after injury, as suggested in related limbic areas</w:t>
      </w:r>
      <w:r w:rsidR="00C87194">
        <w:fldChar w:fldCharType="begin"/>
      </w:r>
      <w:r w:rsidR="00164F81">
        <w:instrText xml:space="preserve"> ADDIN ZOTERO_ITEM CSL_CITATION {"citationID":"UPhDeOIj","properties":{"formattedCitation":"\\super 47\\nosupersub{}","plainCitation":"47","noteIndex":0},"citationItems":[{"id":140,"uris":["http://zotero.org/users/16412063/items/CTGAS6FJ"],"itemData":{"id":140,"type":"article-journal","container-title":"Brain","DOI":"10.1093/brain/aww076","ISSN":"0006-8950","issue":"6","journalAbbreviation":"Brain","page":"1855-1861","source":"Silverchair","title":"Embodied neurology: an integrative framework for neurological disorders","title-short":"Embodied neurology","volume":"139","author":[{"family":"Freund","given":"Patrick"},{"family":"Friston","given":"Karl"},{"family":"Thompson","given":"Alan J."},{"family":"Stephan","given":"Klaas E."},{"family":"Ashburner","given":"John"},{"family":"Bach","given":"Dominik R."},{"family":"Nagy","given":"Zoltan"},{"family":"Helms","given":"Gunther"},{"family":"Draganski","given":"Bogdan"},{"family":"Mohammadi","given":"Siawoosh"},{"family":"Schwab","given":"Martin E."},{"family":"Curt","given":"Armin"},{"family":"Weiskopf","given":"Nikolaus"}],"issued":{"date-parts":[["2016",6,1]]}}}],"schema":"https://github.com/citation-style-language/schema/raw/master/csl-citation.json"} </w:instrText>
      </w:r>
      <w:r w:rsidR="00C87194">
        <w:fldChar w:fldCharType="separate"/>
      </w:r>
      <w:r w:rsidR="00164F81" w:rsidRPr="00164F81">
        <w:rPr>
          <w:rFonts w:eastAsiaTheme="minorHAnsi"/>
          <w:vertAlign w:val="superscript"/>
          <w:lang w:val="de-DE" w:eastAsia="en-US"/>
        </w:rPr>
        <w:t>47</w:t>
      </w:r>
      <w:r w:rsidR="00C87194">
        <w:fldChar w:fldCharType="end"/>
      </w:r>
      <w:r w:rsidR="00C87194">
        <w:t xml:space="preserve">. These region-specific changes may be part of a broader pattern of maladaptive plasticity following chronic </w:t>
      </w:r>
      <w:r w:rsidR="00DD2A4B">
        <w:t>deafferentation</w:t>
      </w:r>
      <w:r w:rsidR="00C87194">
        <w:t xml:space="preserve"> or persistent nociceptive input, consistent with mechanism described in other pain conditions</w:t>
      </w:r>
      <w:r w:rsidR="00C87194">
        <w:fldChar w:fldCharType="begin"/>
      </w:r>
      <w:r w:rsidR="00164F81">
        <w:instrText xml:space="preserve"> ADDIN ZOTERO_ITEM CSL_CITATION {"citationID":"NpSA3Loq","properties":{"formattedCitation":"\\super 48\\nosupersub{}","plainCitation":"48","noteIndex":0},"citationItems":[{"id":143,"uris":["http://zotero.org/users/16412063/items/KCGAV375"],"itemData":{"id":143,"type":"article-journal","abstract":"The role of the brain in chronic pain conditions remains speculative. We compared brain morphology of 26 chronic back pain (CBP) patients to matched control subjects, using magnetic resonance imaging brain scan data and automated analysis techniques. CBP patients were divided into neuropathic, exhibiting pain because of sciatic nerve damage, and non-neuropathic groups. Pain-related characteristics were correlated to morphometric measures. Neocortical gray matter volume was compared after skull normalization. Patients with CBP showed 5-11% less neocortical gray matter volume than control subjects. The magnitude of this decrease is equivalent to the gray matter volume lost in 10-20 years of normal aging. The decreased volume was related to pain duration, indicating a 1.3 cm3 loss of gray matter for every year of chronic pain. Regional gray matter density in 17 CBP patients was compared with matched controls using voxel-based morphometry and nonparametric statistics. Gray matter density was reduced in bilateral dorsolateral prefrontal cortex and right thalamus and was strongly related to pain characteristics in a pattern distinct for neuropathic and non-neuropathic CBP. Our results imply that CBP is accompanied by brain atrophy and suggest that the pathophysiology of chronic pain includes thalamocortical processes.","container-title":"Journal of Neuroscience","DOI":"10.1523/JNEUROSCI.2541-04.2004","ISSN":"0270-6474, 1529-2401","issue":"46","journalAbbreviation":"J. Neurosci.","language":"en","license":"Copyright © 2004 Society for Neuroscience 0270-6474/04/2410410-06.00/0","note":"publisher: Society for Neuroscience\nsection: Behavioral/Systems/Cognitive\nPMID: 15548656","page":"10410-10415","source":"www.jneurosci.org","title":"Chronic Back Pain Is Associated with Decreased Prefrontal and Thalamic Gray Matter Density","volume":"24","author":[{"family":"Apkarian","given":"A. Vania"},{"family":"Sosa","given":"Yamaya"},{"family":"Sonty","given":"Sreepadma"},{"family":"Levy","given":"Robert M."},{"family":"Harden","given":"R. Norman"},{"family":"Parrish","given":"Todd B."},{"family":"Gitelman","given":"Darren R."}],"issued":{"date-parts":[["2004",11,17]]}}}],"schema":"https://github.com/citation-style-language/schema/raw/master/csl-citation.json"} </w:instrText>
      </w:r>
      <w:r w:rsidR="00C87194">
        <w:fldChar w:fldCharType="separate"/>
      </w:r>
      <w:r w:rsidR="00164F81" w:rsidRPr="00164F81">
        <w:rPr>
          <w:rFonts w:eastAsiaTheme="minorHAnsi"/>
          <w:vertAlign w:val="superscript"/>
          <w:lang w:val="de-DE" w:eastAsia="en-US"/>
        </w:rPr>
        <w:t>48</w:t>
      </w:r>
      <w:r w:rsidR="00C87194">
        <w:fldChar w:fldCharType="end"/>
      </w:r>
      <w:r w:rsidR="00C87194">
        <w:t>.</w:t>
      </w:r>
      <w:commentRangeEnd w:id="12"/>
      <w:r w:rsidR="00DD2A4B">
        <w:rPr>
          <w:rStyle w:val="Kommentarzeichen"/>
          <w:sz w:val="24"/>
          <w:szCs w:val="24"/>
        </w:rPr>
        <w:commentReference w:id="12"/>
      </w:r>
      <w:r>
        <w:t xml:space="preserve"> </w:t>
      </w:r>
    </w:p>
    <w:p w14:paraId="1D7F7A94" w14:textId="086069C5" w:rsidR="00CC4286" w:rsidRDefault="002363F6" w:rsidP="007C301A">
      <w:pPr>
        <w:pStyle w:val="berschrift2"/>
      </w:pPr>
      <w:r>
        <w:t>Structural brain deviations in SCI-NP and SCI-nNP subgroups</w:t>
      </w:r>
    </w:p>
    <w:p w14:paraId="31B82053" w14:textId="112F565C" w:rsidR="00DE7073" w:rsidRDefault="00F8093F" w:rsidP="000B3665">
      <w:r>
        <w:t>To disentangle the contribution of neuropathic pain to brain structure alterations following SCI, we compared residuals deviation SCI-NP subgroup and SCI-nNP subgroup.</w:t>
      </w:r>
      <w:r w:rsidR="00276852">
        <w:t xml:space="preserve"> S</w:t>
      </w:r>
      <w:r w:rsidR="000B3665">
        <w:t xml:space="preserve">ignificant deviations were observed in 22 features in the SCI-NP group and </w:t>
      </w:r>
      <w:r w:rsidR="001123A4">
        <w:t xml:space="preserve">in </w:t>
      </w:r>
      <w:r w:rsidR="00131258">
        <w:t>9</w:t>
      </w:r>
      <w:r w:rsidR="000B3665">
        <w:t xml:space="preserve"> features in the SCI-nNP group. While SCI-NP group showed a broader pattern of alterations, </w:t>
      </w:r>
      <w:r w:rsidR="001123A4">
        <w:t>effect sizes in overlapping features were intriguingly larger in the SCI-nNP group</w:t>
      </w:r>
      <w:r w:rsidR="005E5324">
        <w:t xml:space="preserve">. </w:t>
      </w:r>
    </w:p>
    <w:p w14:paraId="109AAC22" w14:textId="6E1A6423" w:rsidR="00617997" w:rsidRDefault="00DA521E" w:rsidP="00617997">
      <w:pPr>
        <w:pStyle w:val="berschrift3"/>
      </w:pPr>
      <w:r>
        <w:t xml:space="preserve">Common injury-related brain deviations across SCI subgroups </w:t>
      </w:r>
    </w:p>
    <w:p w14:paraId="2C073311" w14:textId="75C9A340" w:rsidR="00B2117F" w:rsidRDefault="00053F22" w:rsidP="000B3665">
      <w:r>
        <w:t xml:space="preserve">Despite differences in the number and distribution of </w:t>
      </w:r>
      <w:r w:rsidR="001123A4">
        <w:t>affected</w:t>
      </w:r>
      <w:r>
        <w:t xml:space="preserve"> features, both subgroups </w:t>
      </w:r>
      <w:r w:rsidR="001123A4">
        <w:t>showed</w:t>
      </w:r>
      <w:r>
        <w:t xml:space="preserve"> deviation in overlapping brain features, particularly </w:t>
      </w:r>
      <w:r w:rsidR="001123A4">
        <w:t>in the</w:t>
      </w:r>
      <w:r>
        <w:t xml:space="preserve"> prefrontal, </w:t>
      </w:r>
      <w:r w:rsidR="001123A4">
        <w:t>occipital</w:t>
      </w:r>
      <w:r>
        <w:t xml:space="preserve"> and parietal </w:t>
      </w:r>
      <w:r>
        <w:lastRenderedPageBreak/>
        <w:t xml:space="preserve">cortices. </w:t>
      </w:r>
      <w:r w:rsidR="00D0175F">
        <w:t xml:space="preserve">Notably, the largest effect sizes were found in the prefrontal and occipital regions, suggesting that these areas are particularly sensitive to supraspinal reorganization following SCI. This convergence implies that most prominent structural alterations are more likely driven by the injury itself, through </w:t>
      </w:r>
      <w:r w:rsidR="00E35D7F">
        <w:t>maladaptive and compensatory</w:t>
      </w:r>
      <w:r w:rsidR="00D0175F">
        <w:t xml:space="preserve"> plasticity following deafferentation, </w:t>
      </w:r>
      <w:r w:rsidR="00B2117F">
        <w:t xml:space="preserve">disrupted sensorimotor input and altered </w:t>
      </w:r>
      <w:r w:rsidR="00E35D7F">
        <w:t xml:space="preserve">brain </w:t>
      </w:r>
      <w:r w:rsidR="00B2117F">
        <w:t>connectivity</w:t>
      </w:r>
      <w:r w:rsidR="002A43EF">
        <w:t xml:space="preserve">, </w:t>
      </w:r>
      <w:r w:rsidR="00D0175F">
        <w:t>rather than</w:t>
      </w:r>
      <w:r w:rsidR="002A43EF">
        <w:t xml:space="preserve"> </w:t>
      </w:r>
      <w:r w:rsidR="00D0175F">
        <w:t>by the</w:t>
      </w:r>
      <w:r w:rsidR="002A43EF">
        <w:t xml:space="preserve"> </w:t>
      </w:r>
      <w:r w:rsidR="00C32466">
        <w:t>presence</w:t>
      </w:r>
      <w:r w:rsidR="002A43EF">
        <w:t xml:space="preserve"> of pain</w:t>
      </w:r>
      <w:r w:rsidR="002A43EF">
        <w:fldChar w:fldCharType="begin"/>
      </w:r>
      <w:r w:rsidR="00164F81">
        <w:instrText xml:space="preserve"> ADDIN ZOTERO_ITEM CSL_CITATION {"citationID":"hBTCHbJ5","properties":{"formattedCitation":"\\super 29,32,49\\nosupersub{}","plainCitation":"29,32,49","noteIndex":0},"citationItems":[{"id":91,"uris":["http://zotero.org/users/16412063/items/2WG75PK5"],"itemData":{"id":91,"type":"article-journal","abstract":"The aim of this study was to explore possible changes in whole brain gray matter volume (GMV) after spinal cord injury (SCI) using voxel-based morphometry (VBM), and to study their associations with the injury duration, severity, and clinical variables. In total, 21 patients with SCI (10 with complete and 11 with incomplete SCI) and 21 age- and sex-matched healthy controls (HCs) were recruited. The 3D high-resolution T1-weighted structural images of all subjects were obtained using a 3.0 Tesla MRI system. Disease duration and American Spinal Injury Association (ASIA) Scale scores were also obtained from each patient. Voxel-based morphometry analysis was carried out to investigate the differences in GMV between patients with SCI and HCs, and between the SCI sub-groups. Associations between GMV and clinical variables were also analyzed. Compared with HCs, patients with SCI showed significant GMV decrease in the dorsal anterior cingulate cortex, bilateral anterior insular cortex, bilateral orbital frontal cortex (OFC), and right superior temporal gyrus. No significant difference in GMV in these areas was found either between the complete and incomplete SCI sub-groups, or between the sub-acute (duration &lt;1 year) and chronic (duration &gt;1 year) sub-groups. Finally, the GMV of the right OFC was correlated with the clinical motor scores of left extremities in not only all SCI patients, but especially the CSCI subgroup. In the sub-acute subgroup, we found a significant positive correlation between the dACC GMV and the total clinical motor scores, and a significant negative correlation between right OFC GMV and the injury duration. These findings indicate that SCI can cause remote atrophy of brain gray matter, especially in the salient network. In general, the duration and severity of SCI may be not associated with the degree of brain atrophy in total SCI patients, but there may be associations between them in subgroups.","container-title":"Frontiers in Human Neuroscience","DOI":"10.3389/fnhum.2017.00211","ISSN":"1662-5161","journalAbbreviation":"Front Hum Neurosci","language":"eng","note":"PMID: 28503142\nPMCID: PMC5408078","page":"211","source":"PubMed","title":"Brain Gray Matter Atrophy after Spinal Cord Injury: A Voxel-Based Morphometry Study","title-short":"Brain Gray Matter Atrophy after Spinal Cord Injury","volume":"11","author":[{"family":"Chen","given":"Qian"},{"family":"Zheng","given":"Weimin"},{"family":"Chen","given":"Xin"},{"family":"Wan","given":"Lu"},{"family":"Qin","given":"Wen"},{"family":"Qi","given":"Zhigang"},{"family":"Chen","given":"Nan"},{"family":"Li","given":"Kuncheng"}],"issued":{"date-parts":[["2017"]]}}},{"id":81,"uris":["http://zotero.org/users/16412063/items/YR3F5B34"],"itemData":{"id":81,"type":"article-journal","container-title":"Brain","DOI":"10.1093/brain/awr093","ISSN":"1460-2156, 0006-8950","issue":"6","language":"en","page":"1610-1622","source":"DOI.org (Crossref)","title":"Disability, atrophy and cortical reorganization following spinal cord injury","volume":"134","author":[{"family":"Freund","given":"Patrick"},{"family":"Weiskopf","given":"Nikolaus"},{"family":"Ward","given":"Nick S."},{"family":"Hutton","given":"Chloe"},{"family":"Gall","given":"Angela"},{"family":"Ciccarelli","given":"Olga"},{"family":"Craggs","given":"Michael"},{"family":"Friston","given":"Karl"},{"family":"Thompson","given":"Alan J."}],"issued":{"date-parts":[["2011",6]]}}},{"id":151,"uris":["http://zotero.org/users/16412063/items/VTJCV8W9"],"itemData":{"id":151,"type":"article-journal","container-title":"NeuroImage: Clinical","DOI":"10.1016/j.nicl.2014.05.014","ISSN":"22131582","journalAbbreviation":"NeuroImage: Clinical","language":"en","page":"28-35","source":"DOI.org (Crossref)","title":"Specific brain morphometric changes in spinal cord injury with and without neuropathic pain","volume":"5","author":[{"family":"Mole","given":"Tom B."},{"family":"MacIver","given":"Kate"},{"family":"Sluming","given":"Vanessa"},{"family":"Ridgway","given":"Gerard R."},{"family":"Nurmikko","given":"Turo J."}],"issued":{"date-parts":[["2014"]]}}}],"schema":"https://github.com/citation-style-language/schema/raw/master/csl-citation.json"} </w:instrText>
      </w:r>
      <w:r w:rsidR="002A43EF">
        <w:fldChar w:fldCharType="separate"/>
      </w:r>
      <w:r w:rsidR="00164F81" w:rsidRPr="00164F81">
        <w:rPr>
          <w:rFonts w:eastAsiaTheme="minorHAnsi"/>
          <w:vertAlign w:val="superscript"/>
          <w:lang w:val="de-DE" w:eastAsia="en-US"/>
        </w:rPr>
        <w:t>29,32,49</w:t>
      </w:r>
      <w:r w:rsidR="002A43EF">
        <w:fldChar w:fldCharType="end"/>
      </w:r>
      <w:r w:rsidR="002A43EF">
        <w:t xml:space="preserve">. </w:t>
      </w:r>
    </w:p>
    <w:p w14:paraId="6E9F3172" w14:textId="5756104E" w:rsidR="00617997" w:rsidRDefault="00DA521E" w:rsidP="00617997">
      <w:pPr>
        <w:pStyle w:val="berschrift3"/>
      </w:pPr>
      <w:r>
        <w:t xml:space="preserve">Broader structural changes in SCI-NP </w:t>
      </w:r>
    </w:p>
    <w:p w14:paraId="52C8FD0A" w14:textId="1B944280" w:rsidR="00BA0DDB" w:rsidRDefault="00F10E55" w:rsidP="000B3665">
      <w:r>
        <w:t xml:space="preserve">The SCI-NP </w:t>
      </w:r>
      <w:r w:rsidR="00276852">
        <w:t>subgroup</w:t>
      </w:r>
      <w:r>
        <w:t xml:space="preserve"> </w:t>
      </w:r>
      <w:r w:rsidR="0063741F">
        <w:t>exhibit</w:t>
      </w:r>
      <w:r w:rsidR="00807861">
        <w:t>s</w:t>
      </w:r>
      <w:r>
        <w:t xml:space="preserve"> a notably broader pattern of deviations</w:t>
      </w:r>
      <w:r w:rsidR="00BA0DDB">
        <w:t xml:space="preserve">. Alterations in subcortical features, including the left pallidum and left amygdala, were </w:t>
      </w:r>
      <w:r w:rsidR="00F33C1D">
        <w:t>exclusive</w:t>
      </w:r>
      <w:r w:rsidR="00BA0DDB">
        <w:t xml:space="preserve"> to this group and </w:t>
      </w:r>
      <w:r w:rsidR="00F33C1D">
        <w:t>suggest</w:t>
      </w:r>
      <w:r w:rsidR="00BA0DDB">
        <w:t xml:space="preserve"> pain related disruption of affective, motivational </w:t>
      </w:r>
      <w:r w:rsidR="00F33C1D">
        <w:t xml:space="preserve">and pain modulatory </w:t>
      </w:r>
      <w:r w:rsidR="00BA0DDB">
        <w:t>circuits</w:t>
      </w:r>
      <w:r w:rsidR="00F33C1D">
        <w:fldChar w:fldCharType="begin"/>
      </w:r>
      <w:r w:rsidR="00164F81">
        <w:instrText xml:space="preserve"> ADDIN ZOTERO_ITEM CSL_CITATION {"citationID":"urFeLlJX","properties":{"formattedCitation":"\\super 45\\uc0\\u8211{}47\\nosupersub{}","plainCitation":"45–47","noteIndex":0},"citationItems":[{"id":136,"uris":["http://zotero.org/users/16412063/items/WSTG6WE9"],"itemData":{"id":136,"type":"article-journal","abstract":"It is believed that depression impedes and motivation enhances functional recovery after neuronal damage such as spinal-cord injury and stroke. However, the neuronal substrate underlying such psychological effects on functional recovery remains unclear. A longitudinal study of brain activation in the non-human primate model of partial spinal-cord injury using positron emission tomography (PET) revealed a contribution of the primary motor cortex (M1) to the recovery of finger dexterity through the rehabilitative training. Here, we show that activity of the ventral striatum, including the nucleus accumbens (NAc), which plays a critical role in processing of motivation, increased and its functional connectivity with M1 emerged and was progressively strengthened during the recovery. In addition, functional connectivities among M1, the ventral striatum and other structures belonging to neural circuits for processing motivation, such as the orbitofrontal cortex, anterior cingulate cortex and pedunculopontine tegmental nucleus were also strengthened during the recovery. These results give clues to the neuronal substrate for motivational regulation of motor learning required for functional recovery after spinal-cord injury.","container-title":"PLOS ONE","DOI":"10.1371/journal.pone.0024854","ISSN":"1932-6203","issue":"9","journalAbbreviation":"PLOS ONE","language":"en","note":"publisher: Public Library of Science","page":"e24854","source":"PLoS Journals","title":"Neural Substrates for the Motivational Regulation of Motor Recovery after Spinal-Cord Injury","volume":"6","author":[{"family":"Nishimura","given":"Yukio"},{"family":"Onoe","given":"Hirotaka"},{"family":"Onoe","given":"Kayo"},{"family":"Morichika","given":"Yosuke"},{"family":"Tsukada","given":"Hideo"},{"family":"Isa","given":"Tadashi"}],"issued":{"date-parts":[["2011",9,28]]}}},{"id":139,"uris":["http://zotero.org/users/16412063/items/A75UZHB3"],"itemData":{"id":139,"type":"article-journal","container-title":"Current Opinion in Neurobiology","DOI":"10.1016/S0959-4388(96)80076-6","ISSN":"09594388","issue":"2","journalAbbreviation":"Current Opinion in Neurobiology","language":"en","license":"https://www.elsevier.com/tdm/userlicense/1.0/","page":"221-227","source":"DOI.org (Crossref)","title":"The amygdala and emotion","volume":"6","author":[{"family":"Gallagher","given":"Michela"},{"family":"Chiba","given":"Andrea A"}],"issued":{"date-parts":[["1996",4]]}}},{"id":140,"uris":["http://zotero.org/users/16412063/items/CTGAS6FJ"],"itemData":{"id":140,"type":"article-journal","container-title":"Brain","DOI":"10.1093/brain/aww076","ISSN":"0006-8950","issue":"6","journalAbbreviation":"Brain","page":"1855-1861","source":"Silverchair","title":"Embodied neurology: an integrative framework for neurological disorders","title-short":"Embodied neurology","volume":"139","author":[{"family":"Freund","given":"Patrick"},{"family":"Friston","given":"Karl"},{"family":"Thompson","given":"Alan J."},{"family":"Stephan","given":"Klaas E."},{"family":"Ashburner","given":"John"},{"family":"Bach","given":"Dominik R."},{"family":"Nagy","given":"Zoltan"},{"family":"Helms","given":"Gunther"},{"family":"Draganski","given":"Bogdan"},{"family":"Mohammadi","given":"Siawoosh"},{"family":"Schwab","given":"Martin E."},{"family":"Curt","given":"Armin"},{"family":"Weiskopf","given":"Nikolaus"}],"issued":{"date-parts":[["2016",6,1]]}}}],"schema":"https://github.com/citation-style-language/schema/raw/master/csl-citation.json"} </w:instrText>
      </w:r>
      <w:r w:rsidR="00F33C1D">
        <w:fldChar w:fldCharType="separate"/>
      </w:r>
      <w:r w:rsidR="00164F81" w:rsidRPr="00164F81">
        <w:rPr>
          <w:rFonts w:eastAsiaTheme="minorHAnsi"/>
          <w:vertAlign w:val="superscript"/>
          <w:lang w:val="de-DE" w:eastAsia="en-US"/>
        </w:rPr>
        <w:t>45–47</w:t>
      </w:r>
      <w:r w:rsidR="00F33C1D">
        <w:fldChar w:fldCharType="end"/>
      </w:r>
      <w:r w:rsidR="00BA0DDB">
        <w:t>.</w:t>
      </w:r>
    </w:p>
    <w:p w14:paraId="51541A15" w14:textId="706DD2FA" w:rsidR="00F33C1D" w:rsidRDefault="00F10E55" w:rsidP="000B3665">
      <w:r>
        <w:t xml:space="preserve">This extended pattern </w:t>
      </w:r>
      <w:r w:rsidR="007B2025">
        <w:t>aligns</w:t>
      </w:r>
      <w:r>
        <w:t xml:space="preserve"> with prior studies reporting enhanced </w:t>
      </w:r>
      <w:r w:rsidR="00E83463">
        <w:t xml:space="preserve">supraspinal </w:t>
      </w:r>
      <w:r w:rsidR="007B2025">
        <w:t>plasticity</w:t>
      </w:r>
      <w:r w:rsidR="00E83463">
        <w:t xml:space="preserve"> in </w:t>
      </w:r>
      <w:r w:rsidR="007B2025">
        <w:t>individuals</w:t>
      </w:r>
      <w:r w:rsidR="00E83463">
        <w:t xml:space="preserve"> with neuropathic pain after SCI. For instance, Jutzler et. Al (2016)</w:t>
      </w:r>
      <w:r w:rsidR="00E83463">
        <w:fldChar w:fldCharType="begin"/>
      </w:r>
      <w:r w:rsidR="00E91537">
        <w:instrText xml:space="preserve"> ADDIN ZOTERO_ITEM CSL_CITATION {"citationID":"okckVx0o","properties":{"formattedCitation":"\\super 12\\nosupersub{}","plainCitation":"12","noteIndex":0},"citationItems":[{"id":73,"uris":["http://zotero.org/users/16412063/items/HJ54LBYG"],"itemData":{"id":73,"type":"article-journal","abstract":"Traumatic spinal cord injury (SCI) has been shown to trigger structural atrophic changes within the spinal cord and brain. However, the relationship between structural changes and magnitude of neuropathic pain (NP) remains incompletely understood. Voxel-wise analysis of anatomical magnetic resonance imaging data provided information on cross-sectional cervical cord area and volumetric brain changes in 30 individuals with chronic traumatic SCI and 31 healthy controls. Participants were clinically assessed including neurological examination and pain questionnaire. Compared to controls, individuals with SCI exhibited decreased cord area, reduced grey matter (GM) volumes in anterior cingulate cortex (ACC), left insula, left secondary somatosensory cortex, bilateral thalamus and decreased white matter volumes in pyramids and left internal capsule. The presence of NP was related with smaller cord area, increased GM in left ACC and right M1 and decreased GM in right primary somatosensory cortex and thalamus. Greater GM volume in M1 was associated with amount of NP. Below-level NP-associated structural changes in the spinal cord and brain can be discerned from trauma-induced consequences of SCI. The directionality of these relationships reveals specific changes across the neuroaxis (i.e., atrophic changes versus increases in volume) and may provide substrates of underlying neural mechanisms in the development of NP.","container-title":"Scientific Reports","DOI":"10.1038/srep18534","ISSN":"2045-2322","issue":"1","journalAbbreviation":"Sci Rep","language":"en","license":"2016 The Author(s)","note":"publisher: Nature Publishing Group","page":"18534","source":"www.nature.com","title":"Association of pain and CNS structural changes after spinal cord injury","volume":"6","author":[{"family":"Jutzeler","given":"Catherine R."},{"family":"Huber","given":"Eveline"},{"family":"Callaghan","given":"Martina F."},{"family":"Luechinger","given":"Roger"},{"family":"Curt","given":"Armin"},{"family":"Kramer","given":"John L. K."},{"family":"Freund","given":"Patrick"}],"issued":{"date-parts":[["2016",1,6]]}}}],"schema":"https://github.com/citation-style-language/schema/raw/master/csl-citation.json"} </w:instrText>
      </w:r>
      <w:r w:rsidR="00E83463">
        <w:fldChar w:fldCharType="separate"/>
      </w:r>
      <w:r w:rsidR="00E91537" w:rsidRPr="00E91537">
        <w:rPr>
          <w:rFonts w:eastAsiaTheme="minorHAnsi"/>
          <w:vertAlign w:val="superscript"/>
          <w:lang w:val="de-DE" w:eastAsia="en-US"/>
        </w:rPr>
        <w:t>12</w:t>
      </w:r>
      <w:r w:rsidR="00E83463">
        <w:fldChar w:fldCharType="end"/>
      </w:r>
      <w:r w:rsidR="00E83463">
        <w:t xml:space="preserve"> </w:t>
      </w:r>
      <w:r w:rsidR="002C4F03">
        <w:t xml:space="preserve">reported greater gray matter reductions in </w:t>
      </w:r>
      <w:r w:rsidR="00E83463" w:rsidRPr="001123A4">
        <w:t xml:space="preserve">prefrontal and limbic areas </w:t>
      </w:r>
      <w:r w:rsidR="002C4F03">
        <w:t>in SCI patients with neuropathic pain</w:t>
      </w:r>
      <w:r w:rsidR="00E83463">
        <w:t xml:space="preserve">. </w:t>
      </w:r>
      <w:r w:rsidR="00F33C1D">
        <w:t>Similar</w:t>
      </w:r>
      <w:r w:rsidR="001123A4">
        <w:t xml:space="preserve"> evidence form other studies highlights</w:t>
      </w:r>
      <w:r w:rsidR="00E83463">
        <w:t xml:space="preserve"> pain-specific alterations in supraspinal nociceptive pathways and network reorganization, supporting the view that chronic pain modif</w:t>
      </w:r>
      <w:r w:rsidR="00664B3A">
        <w:t>ies</w:t>
      </w:r>
      <w:r w:rsidR="00E83463">
        <w:t xml:space="preserve"> brain structure beyond injury-</w:t>
      </w:r>
      <w:r w:rsidR="00664B3A">
        <w:t xml:space="preserve">related </w:t>
      </w:r>
      <w:r w:rsidR="00E83463">
        <w:t>changes</w:t>
      </w:r>
      <w:r w:rsidR="0098704F">
        <w:fldChar w:fldCharType="begin"/>
      </w:r>
      <w:r w:rsidR="00164F81">
        <w:instrText xml:space="preserve"> ADDIN ZOTERO_ITEM CSL_CITATION {"citationID":"t9qvZJgg","properties":{"formattedCitation":"\\super 16,50\\nosupersub{}","plainCitation":"16,50","noteIndex":0},"citationItems":[{"id":28,"uris":["http://zotero.org/users/16412063/items/FX4H9VKC"],"itemData":{"id":28,"type":"article-journal","abstract":"Neuropathic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id":160,"uris":["http://zotero.org/users/16412063/items/8DIUMCBX"],"itemData":{"id":160,"type":"article-journal","abstract":"Objective To track the interplay between (micro-) structural changes along the trajectories of nociceptive pathways and its relation to the presence and intensity of neuropathic pain (NP) after spinal cord injury (SCI).\nMethods A quantitative neuroimaging approach employing a multiparametric mapping protocol was used, providing indirect measures of myelination (via contrasts such as magnetisation transfer (MT) saturation, longitudinal relaxation (R1)) and iron content (via effective transverse relaxation rate (R2*)) was used to track microstructural changes within nociceptive pathways. In order to characterise concurrent changes along the entire neuroaxis, a combined brain and spinal cord template embedded in the statistical parametric mapping framework was used. Multivariate sourcebased morphometry was performed to identify naturally grouped patterns of structural variation between individuals with and without NP after SCI.\nResults In individuals with NP, lower R1 and MT values are evident in the primary motor cortex and dorsolateral prefrontal cortex, while increases in R2* are evident in the cervical cord, periaqueductal grey (PAG), thalamus and anterior cingulate cortex when compared with painfree individuals. Lower R1 values in the PAG and greater R2* values in the cervical cord are associated with NP intensity.\nConclusions The degree of microstructural changes across ascending and descending nociceptive pathways is critically implicated in the maintenance of NP. Tracking maladaptive plasticity unravels the intimate relationships between neurodegenerative and compensatory processes in NP states and may facilitate patient monitoring during therapeutic trials related to pain and neuroregeneration.","container-title":"Journal of Neurology, Neurosurgery &amp; Psychiatry","DOI":"10.1136/jnnp-2020-325580","ISSN":"0022-3050, 1468-330X","issue":"8","journalAbbreviation":"J Neurol Neurosurg Psychiatry","language":"en","page":"863-871","source":"DOI.org (Crossref)","title":"Microstructural plasticity in nociceptive pathways after spinal cord injury","volume":"92","author":[{"family":"Kyathanahally","given":"Sreenath P"},{"family":"Azzarito","given":"Michela"},{"family":"Rosner","given":"Jan"},{"family":"Calhoun","given":"Vince D"},{"family":"Blaiotta","given":"Claudia"},{"family":"Ashburner","given":"John"},{"family":"Weiskopf","given":"Nikolaus"},{"family":"Wiech","given":"Katja"},{"family":"Friston","given":"Karl"},{"family":"Ziegler","given":"Gabriel"},{"family":"Freund","given":"Patrick"}],"issued":{"date-parts":[["2021",8]]}}}],"schema":"https://github.com/citation-style-language/schema/raw/master/csl-citation.json"} </w:instrText>
      </w:r>
      <w:r w:rsidR="0098704F">
        <w:fldChar w:fldCharType="separate"/>
      </w:r>
      <w:r w:rsidR="00164F81" w:rsidRPr="00164F81">
        <w:rPr>
          <w:rFonts w:eastAsiaTheme="minorHAnsi"/>
          <w:vertAlign w:val="superscript"/>
          <w:lang w:val="de-DE" w:eastAsia="en-US"/>
        </w:rPr>
        <w:t>16,50</w:t>
      </w:r>
      <w:r w:rsidR="0098704F">
        <w:fldChar w:fldCharType="end"/>
      </w:r>
      <w:r w:rsidR="00EC3A9A">
        <w:t>.</w:t>
      </w:r>
    </w:p>
    <w:p w14:paraId="35E7D470" w14:textId="637F667B" w:rsidR="00DA2D68" w:rsidRDefault="00DA521E" w:rsidP="00DA2D68">
      <w:pPr>
        <w:pStyle w:val="berschrift4"/>
      </w:pPr>
      <w:r>
        <w:t xml:space="preserve">Structural deviations correlate with pain intensity and extent </w:t>
      </w:r>
    </w:p>
    <w:p w14:paraId="0022ECDF" w14:textId="109982B2" w:rsidR="00D70E56" w:rsidRDefault="002C4F03" w:rsidP="000B3665">
      <w:r>
        <w:t>Within</w:t>
      </w:r>
      <w:r w:rsidR="0084271F">
        <w:t xml:space="preserve"> the SCI-NP group, </w:t>
      </w:r>
      <w:r w:rsidR="008578DD">
        <w:t>some</w:t>
      </w:r>
      <w:r w:rsidR="00DA2D68">
        <w:t xml:space="preserve"> </w:t>
      </w:r>
      <w:r>
        <w:t>cortical features</w:t>
      </w:r>
      <w:r w:rsidR="00DA2D68">
        <w:t xml:space="preserve"> </w:t>
      </w:r>
      <w:r w:rsidR="003637DF">
        <w:t xml:space="preserve">not only </w:t>
      </w:r>
      <w:r>
        <w:t xml:space="preserve">deviated </w:t>
      </w:r>
      <w:r w:rsidR="003637DF">
        <w:t>b</w:t>
      </w:r>
      <w:r w:rsidR="00DA2D68">
        <w:t xml:space="preserve">ut also </w:t>
      </w:r>
      <w:r w:rsidR="008578DD">
        <w:t xml:space="preserve">showed </w:t>
      </w:r>
      <w:r w:rsidR="00174D24">
        <w:t xml:space="preserve">correlated </w:t>
      </w:r>
      <w:r w:rsidR="008578DD">
        <w:t>with the pain ratings</w:t>
      </w:r>
      <w:r w:rsidR="00DA2D68">
        <w:t xml:space="preserve">. </w:t>
      </w:r>
      <w:r w:rsidR="00174D24">
        <w:t xml:space="preserve">Increased cortical thickness in </w:t>
      </w:r>
      <w:r w:rsidR="00763DFC" w:rsidRPr="00174D24">
        <w:t xml:space="preserve">right </w:t>
      </w:r>
      <w:r w:rsidR="003637DF" w:rsidRPr="00174D24">
        <w:t xml:space="preserve">posterior parietal, occipito-temporal and </w:t>
      </w:r>
      <w:r w:rsidR="00763DFC" w:rsidRPr="00174D24">
        <w:t xml:space="preserve">left </w:t>
      </w:r>
      <w:r w:rsidR="003637DF" w:rsidRPr="00174D24">
        <w:t xml:space="preserve">central </w:t>
      </w:r>
      <w:r w:rsidR="00763DFC" w:rsidRPr="00174D24">
        <w:t>features</w:t>
      </w:r>
      <w:r w:rsidR="003637DF" w:rsidRPr="00174D24">
        <w:t>, positively correlated with pain intensity.</w:t>
      </w:r>
      <w:r w:rsidR="00C51779" w:rsidRPr="00174D24">
        <w:t xml:space="preserve"> </w:t>
      </w:r>
      <w:r w:rsidR="00174D24">
        <w:t xml:space="preserve">This aligns with findings by </w:t>
      </w:r>
      <w:r w:rsidR="00D70E56">
        <w:t xml:space="preserve">Gustin et </w:t>
      </w:r>
      <w:r w:rsidR="00174D24">
        <w:t>a</w:t>
      </w:r>
      <w:r w:rsidR="00D70E56">
        <w:t>l</w:t>
      </w:r>
      <w:r w:rsidR="00174D24">
        <w:t>.</w:t>
      </w:r>
      <w:r w:rsidR="00D70E56">
        <w:t xml:space="preserve"> (2010)</w:t>
      </w:r>
      <w:r w:rsidR="00D70E56">
        <w:fldChar w:fldCharType="begin"/>
      </w:r>
      <w:r w:rsidR="00164F81">
        <w:instrText xml:space="preserve"> ADDIN ZOTERO_ITEM CSL_CITATION {"citationID":"fJWmbSEf","properties":{"formattedCitation":"\\super 51\\nosupersub{}","plainCitation":"51","noteIndex":0},"citationItems":[{"id":72,"uris":["http://zotero.org/users/16412063/items/GQXVZV9G"],"itemData":{"id":72,"type":"article-journal","abstract":"Persistent neuropathic pain commonly occurs following spinal cord injury (SCI). It remains one of the most challenging management problems in this condition. In order to develop more effective treatments, a better understanding of the neural changes associated with neuropathic SCI pain is required. The aim of this investigation was to use diffusion tensor imaging (DTI) to determine if persistent neuropathic pain following SCI is associated with changes in regional brain anatomy and connectivity. In 23 subjects with complete thoracic SCI, 12 with below-level neuropathic pain and 11 without pain, and 45 healthy control subjects, a series of whole-brain DTI scans were performed. The mean diffusivity (MD) of each voxel was calculated and values compared between groups. This analysis revealed that neuropathic pain following SCI is associated with signiﬁcant differences in regional brain anatomy. These anatomical changes were located in pain-related regions as well as regions of the classic reward circuitry, that is, the nucleus accumbens and orbitofrontal, dorsolateral prefrontal, and posterior parietal cortices. The right posterior parietal cortex projected to most regions that displayed an anatomical change. Analysis of the ﬁber tracts connecting areas of MD differences revealed no signiﬁcance differences in MD values between the SCI pain, SCI no pain, and control groups.","container-title":"Cerebral Cortex","DOI":"10.1093/cercor/bhp205","ISSN":"1047-3211, 1460-2199","issue":"6","journalAbbreviation":"Cerebral Cortex","language":"en","page":"1409-1419","source":"DOI.org (Crossref)","title":"Brain Anatomy Changes Associated with Persistent Neuropathic Pain Following Spinal Cord Injury","volume":"20","author":[{"family":"Gustin","given":"S. M."},{"family":"Wrigley","given":"P. J."},{"family":"Siddall","given":"P. J."},{"family":"Henderson","given":"L. A."}],"issued":{"date-parts":[["2010",6,1]]}}}],"schema":"https://github.com/citation-style-language/schema/raw/master/csl-citation.json"} </w:instrText>
      </w:r>
      <w:r w:rsidR="00D70E56">
        <w:fldChar w:fldCharType="separate"/>
      </w:r>
      <w:r w:rsidR="00164F81" w:rsidRPr="00164F81">
        <w:rPr>
          <w:rFonts w:eastAsiaTheme="minorHAnsi"/>
          <w:vertAlign w:val="superscript"/>
          <w:lang w:val="de-DE" w:eastAsia="en-US"/>
        </w:rPr>
        <w:t>51</w:t>
      </w:r>
      <w:r w:rsidR="00D70E56">
        <w:fldChar w:fldCharType="end"/>
      </w:r>
      <w:r w:rsidR="00174D24">
        <w:t xml:space="preserve">, who </w:t>
      </w:r>
      <w:r w:rsidR="00D70E56">
        <w:t>reported increased mean diffusivity in the right posterior parietal cortex</w:t>
      </w:r>
      <w:r w:rsidR="009903A6">
        <w:t xml:space="preserve"> (PPC)</w:t>
      </w:r>
      <w:r w:rsidR="00D70E56">
        <w:t xml:space="preserve"> in SCI patients with </w:t>
      </w:r>
      <w:r w:rsidR="00174D24">
        <w:t>neuropathic pain. Our finding extent this by demonstrating increased cortical thickness in the same region</w:t>
      </w:r>
      <w:r w:rsidR="00537F64">
        <w:t>. A</w:t>
      </w:r>
      <w:r w:rsidR="00174D24">
        <w:t>lthough the PPC is not classically part of the</w:t>
      </w:r>
      <w:r w:rsidR="00537F64">
        <w:t xml:space="preserve"> pain matrix, it may contribute to pain processing via attentional modulation and the integrations of noxious and non-noxious signals</w:t>
      </w:r>
      <w:r w:rsidR="00537F64">
        <w:fldChar w:fldCharType="begin"/>
      </w:r>
      <w:r w:rsidR="00164F81">
        <w:instrText xml:space="preserve"> ADDIN ZOTERO_ITEM CSL_CITATION {"citationID":"UbTRSH2R","properties":{"formattedCitation":"\\super 51\\uc0\\u8211{}54\\nosupersub{}","plainCitation":"51–54","noteIndex":0},"citationItems":[{"id":72,"uris":["http://zotero.org/users/16412063/items/GQXVZV9G"],"itemData":{"id":72,"type":"article-journal","abstract":"Persistent neuropathic pain commonly occurs following spinal cord injury (SCI). It remains one of the most challenging management problems in this condition. In order to develop more effective treatments, a better understanding of the neural changes associated with neuropathic SCI pain is required. The aim of this investigation was to use diffusion tensor imaging (DTI) to determine if persistent neuropathic pain following SCI is associated with changes in regional brain anatomy and connectivity. In 23 subjects with complete thoracic SCI, 12 with below-level neuropathic pain and 11 without pain, and 45 healthy control subjects, a series of whole-brain DTI scans were performed. The mean diffusivity (MD) of each voxel was calculated and values compared between groups. This analysis revealed that neuropathic pain following SCI is associated with signiﬁcant differences in regional brain anatomy. These anatomical changes were located in pain-related regions as well as regions of the classic reward circuitry, that is, the nucleus accumbens and orbitofrontal, dorsolateral prefrontal, and posterior parietal cortices. The right posterior parietal cortex projected to most regions that displayed an anatomical change. Analysis of the ﬁber tracts connecting areas of MD differences revealed no signiﬁcance differences in MD values between the SCI pain, SCI no pain, and control groups.","container-title":"Cerebral Cortex","DOI":"10.1093/cercor/bhp205","ISSN":"1047-3211, 1460-2199","issue":"6","journalAbbreviation":"Cerebral Cortex","language":"en","page":"1409-1419","source":"DOI.org (Crossref)","title":"Brain Anatomy Changes Associated with Persistent Neuropathic Pain Following Spinal Cord Injury","volume":"20","author":[{"family":"Gustin","given":"S. M."},{"family":"Wrigley","given":"P. J."},{"family":"Siddall","given":"P. J."},{"family":"Henderson","given":"L. A."}],"issued":{"date-parts":[["2010",6,1]]}}},{"id":171,"uris":["http://zotero.org/users/16412063/items/ZQ4D4JTI"],"itemData":{"id":171,"type":"article-journal","abstract":"The perception of pain is highly complex, and requires neural integration from a variety of routes. Spinal pathways to the amygdala, hypothalamus, reticular formation, medial thalamic nuclei, and limbic cortical structures transmit information involved arousal, bodily regulation, and emotional responses. Other, albeit indirect, pathways can carry signals to these same structures, for example, from spinal pathways to somatosensory thalamic and cortical areas, and from these to cortical limbic structures. Indirect cortico-limbic pathways integrate nociception with information about the status of the body and indirect routes must culminate in the prioritization of emotions and responses to pain.","container-title":"Molecular Interventions","DOI":"10.1124/mi.2.6.392","ISSN":"1534-0384","issue":"6","journalAbbreviation":"Mol Interv","language":"eng","note":"PMID: 14993415","page":"392-403, 339","source":"PubMed","title":"Central neural mechanisms that interrelate sensory and affective dimensions of pain","volume":"2","author":[{"family":"Price","given":"Donald D."}],"issued":{"date-parts":[["2002",10]]}}},{"id":146,"uris":["http://zotero.org/users/16412063/items/ZSWEIAC6"],"itemData":{"id":146,"type":"article-journal","container-title":"Neuron","DOI":"10.1016/j.neuron.2007.07.012","ISSN":"0896-6273","issue":"3","journalAbbreviation":"Neuron","language":"English","note":"publisher: Elsevier\nPMID: 17678852","page":"377-391","source":"www.cell.com","title":"The Cerebral Signature for Pain Perception and Its Modulation","volume":"55","author":[{"family":"Tracey","given":"Irene"},{"family":"Mantyh","given":"Patrick W."}],"issued":{"date-parts":[["2007",8,2]]}}},{"id":149,"uris":["http://zotero.org/users/16412063/items/J85SPCC5"],"itemData":{"id":149,"type":"article-journal","abstract":"1. The goal of this study was to quantitatively characterize the response properties of somatosensory and multisensory neurons in cortical area 7b (or PF) of monkeys that were behaviorally trained to perform an appetitive tolerance-escape task. Particular emphasis was given to characterizing nociceptive thermal responses and correlating such responses to thermal pain tolerance as measured by escape frequency. 2. A total of 244 neurons that responded to somatosensory stimulation alone or to both somatosensory and visual stimulation (multisensory) were isolated and studied in the trigeminal region of cortical area 7b. Thirty neurons responded only to visual stimulation. Thermoreceptive neurons formed approximately 13% (31 of 244) of the neurons that had somatosensory response properties. Thermal nociceptive neurons made up approximately 9% (21 of 244) of the neurons that had somatosensory response properties or approximately 68% (21 of 31) of the neurons that had thermoreceptive response properties. Thermal nociceptive neurons responded either exclusively to noxious thermal stimuli (high-threshold thermoreceptive, HTT) or differentially to nonnoxious and noxious thermal stimuli (wide-range thermoreceptive, WRT). Multimodal HTT neurons had nonnociceptive (low-threshold mechanoreceptive, LTM) and/or nociceptive (nociceptive-specific, wide-dynamic-range) mechanical receptive fields, whereas multimodal WRT neurons had only nonnociceptive (LTM) mechanical receptive fields. Thermal nonnociceptive neurons (low-threshold thermoreceptive, LTT) made up approximately 3% (8 of 244) of the neurons that had somatosensory properties or approximately 26% (8 of 31) of the neurons that were thermoreceptive. The background discharge of two thermoreceptive neurons (6%, 2 of 31) was inhibited by innocuous thermal stimulation. 3. Thermal nociceptive neurons (HTT and WRT) were functionally differentiated by statistical analyses into subpopulations that did encode (HTT-EN, WRT-EN) and did not encode (HTT-NE, WRT-NE) the magnitude of noxious thermal stimulus intensities. The mean slopes and median regression coefficients for the stimulus-response (S-R) functions of HTT-EN and WRT-EN neurons, respectively, were significantly greater than those for the S-R functions of HTT-NE and WRT-NE neurons. In contrast to HTT-NE and WRT-NE neurons, HTT-EN and WRT-EN neurons reliably encoded the magnitude of noxious thermal intensity by grading their mean discharge frequency. 4. The S-R functions of HTT-EN and WRT-EN neurons, unlike those of HTT-NE and WRT-NE neurons, closely approximated stimulus intensity-escape frequency functions.(ABSTRACT TRUNCATED AT 400 WORDS)","container-title":"Journal of Neurophysiology","DOI":"10.1152/jn.1994.72.2.542","ISSN":"0022-3077","issue":"2","note":"publisher: American Physiological Society","page":"542-564","source":"journals.physiology.org (Atypon)","title":"Somatosensory, multisensory, and task-related neurons in cortical area 7b (PF) of unanesthetized monkeys","volume":"72","author":[{"family":"Dong","given":"W. K."},{"family":"Chudler","given":"E. H."},{"family":"Sugiyama","given":"K."},{"family":"Roberts","given":"V. J."},{"family":"Hayashi","given":"T."}],"issued":{"date-parts":[["1994",8]]}}}],"schema":"https://github.com/citation-style-language/schema/raw/master/csl-citation.json"} </w:instrText>
      </w:r>
      <w:r w:rsidR="00537F64">
        <w:fldChar w:fldCharType="separate"/>
      </w:r>
      <w:r w:rsidR="00164F81" w:rsidRPr="00164F81">
        <w:rPr>
          <w:rFonts w:eastAsiaTheme="minorHAnsi"/>
          <w:vertAlign w:val="superscript"/>
          <w:lang w:val="de-DE" w:eastAsia="en-US"/>
        </w:rPr>
        <w:t>51–54</w:t>
      </w:r>
      <w:r w:rsidR="00537F64">
        <w:fldChar w:fldCharType="end"/>
      </w:r>
      <w:r w:rsidR="009903A6">
        <w:t>. The observed right-lateralized further support the idea that the right PPC contributes to maintain heightened alertness in response to persistent pain</w:t>
      </w:r>
      <w:r w:rsidR="009903A6">
        <w:fldChar w:fldCharType="begin"/>
      </w:r>
      <w:r w:rsidR="00164F81">
        <w:instrText xml:space="preserve"> ADDIN ZOTERO_ITEM CSL_CITATION {"citationID":"K5mLN2H7","properties":{"formattedCitation":"\\super 51\\nosupersub{}","plainCitation":"51","noteIndex":0},"citationItems":[{"id":72,"uris":["http://zotero.org/users/16412063/items/GQXVZV9G"],"itemData":{"id":72,"type":"article-journal","abstract":"Persistent neuropathic pain commonly occurs following spinal cord injury (SCI). It remains one of the most challenging management problems in this condition. In order to develop more effective treatments, a better understanding of the neural changes associated with neuropathic SCI pain is required. The aim of this investigation was to use diffusion tensor imaging (DTI) to determine if persistent neuropathic pain following SCI is associated with changes in regional brain anatomy and connectivity. In 23 subjects with complete thoracic SCI, 12 with below-level neuropathic pain and 11 without pain, and 45 healthy control subjects, a series of whole-brain DTI scans were performed. The mean diffusivity (MD) of each voxel was calculated and values compared between groups. This analysis revealed that neuropathic pain following SCI is associated with signiﬁcant differences in regional brain anatomy. These anatomical changes were located in pain-related regions as well as regions of the classic reward circuitry, that is, the nucleus accumbens and orbitofrontal, dorsolateral prefrontal, and posterior parietal cortices. The right posterior parietal cortex projected to most regions that displayed an anatomical change. Analysis of the ﬁber tracts connecting areas of MD differences revealed no signiﬁcance differences in MD values between the SCI pain, SCI no pain, and control groups.","container-title":"Cerebral Cortex","DOI":"10.1093/cercor/bhp205","ISSN":"1047-3211, 1460-2199","issue":"6","journalAbbreviation":"Cerebral Cortex","language":"en","page":"1409-1419","source":"DOI.org (Crossref)","title":"Brain Anatomy Changes Associated with Persistent Neuropathic Pain Following Spinal Cord Injury","volume":"20","author":[{"family":"Gustin","given":"S. M."},{"family":"Wrigley","given":"P. J."},{"family":"Siddall","given":"P. J."},{"family":"Henderson","given":"L. A."}],"issued":{"date-parts":[["2010",6,1]]}}}],"schema":"https://github.com/citation-style-language/schema/raw/master/csl-citation.json"} </w:instrText>
      </w:r>
      <w:r w:rsidR="009903A6">
        <w:fldChar w:fldCharType="separate"/>
      </w:r>
      <w:r w:rsidR="00164F81" w:rsidRPr="00164F81">
        <w:rPr>
          <w:rFonts w:eastAsiaTheme="minorHAnsi"/>
          <w:vertAlign w:val="superscript"/>
          <w:lang w:val="de-DE" w:eastAsia="en-US"/>
        </w:rPr>
        <w:t>51</w:t>
      </w:r>
      <w:r w:rsidR="009903A6">
        <w:fldChar w:fldCharType="end"/>
      </w:r>
      <w:r w:rsidR="009903A6">
        <w:t>.</w:t>
      </w:r>
      <w:r w:rsidR="002F3BC8">
        <w:t xml:space="preserve"> </w:t>
      </w:r>
    </w:p>
    <w:p w14:paraId="70669D65" w14:textId="4A80E819" w:rsidR="002F3BC8" w:rsidRDefault="002F3BC8" w:rsidP="000B3665">
      <w:r>
        <w:t xml:space="preserve">Interestingly, increased thickness in occipital areas, including the lingual and middle occipital sulci, also correlated with pain intensity. Although these regions are not typically highlighted in neuropathic pain studies, similar findings have been reported in phantom limb pain, where structural increases in visual areas were interpreted as compensatory </w:t>
      </w:r>
      <w:r w:rsidR="0031400F">
        <w:t>responses</w:t>
      </w:r>
      <w:r>
        <w:t xml:space="preserve"> to sensory </w:t>
      </w:r>
      <w:r w:rsidR="0031400F">
        <w:t>deafferentation</w:t>
      </w:r>
      <w:r>
        <w:fldChar w:fldCharType="begin"/>
      </w:r>
      <w:r w:rsidR="00164F81">
        <w:instrText xml:space="preserve"> ADDIN ZOTERO_ITEM CSL_CITATION {"citationID":"cjDdZUEM","properties":{"formattedCitation":"\\super 55\\nosupersub{}","plainCitation":"55","noteIndex":0},"citationItems":[{"id":174,"uris":["http://zotero.org/users/16412063/items/D5DACNWX"],"itemData":{"id":174,"type":"article-journal","abstract":"Limb amputation and chronic phantom limb pain (PLP) are both associated with neural alterations at all levels of the neuraxis. We investigated gray matter volume of 21 upper limb amputees and 14 healthy control subjects. Results demonstrate that amputation is associated with reduced gray matter in areas in the motor cortex representing the amputated limb. Additionally, patients show an increase in gray matter in brain regions that belong to the dorsal and ventral visual stream. We subdivided the patient group into patients with medium to high PLP (HPLP; N 5 11) and those with slight PLP (SPLP; N 5 10). HPLP patients showed reduced gray matter in brain areas involved in pain processing. SPLP patients showed a signiﬁcant gray matter increase in regions of the visual stream. Results indicate that all patients may have an enhanced need for visual control to compensate the lack of sensory feedback of the missing limb. As we found these alterations primarily in the SPLP patient group, successful compensation may have an impact on PLP development. Therefore, we hypothesize that visual adaptation mechanisms may compensate for the lack of sensorimotor feedback and may therefore function as a protection mechanism against high PLP development.","container-title":"Cerebral Cortex","DOI":"10.1093/cercor/bhs063","ISSN":"1460-2199, 1047-3211","issue":"5","language":"en","page":"1038-1048","source":"DOI.org (Crossref)","title":"Gray Matter Changes Following Limb Amputation with High and Low Intensities of Phantom Limb Pain","volume":"23","author":[{"family":"Preißler","given":"Sandra"},{"family":"Feiler","given":"Johanna"},{"family":"Dietrich","given":"Caroline"},{"family":"Hofmann","given":"Gunther O."},{"family":"Miltner","given":"Wolfgang H. R."},{"family":"Weiss","given":"Thomas"}],"issued":{"date-parts":[["2013",5]]}}}],"schema":"https://github.com/citation-style-language/schema/raw/master/csl-citation.json"} </w:instrText>
      </w:r>
      <w:r>
        <w:fldChar w:fldCharType="separate"/>
      </w:r>
      <w:r w:rsidR="00164F81" w:rsidRPr="00164F81">
        <w:rPr>
          <w:rFonts w:eastAsiaTheme="minorHAnsi"/>
          <w:vertAlign w:val="superscript"/>
          <w:lang w:val="de-DE" w:eastAsia="en-US"/>
        </w:rPr>
        <w:t>55</w:t>
      </w:r>
      <w:r>
        <w:fldChar w:fldCharType="end"/>
      </w:r>
      <w:r w:rsidR="0031400F">
        <w:t>. Such occipital plasticity may reflect heightened reliance on visual input or spatial processing in the absence of somatosensory feedback, potentially modulation pain perception indirectly</w:t>
      </w:r>
      <w:r w:rsidR="0031400F">
        <w:fldChar w:fldCharType="begin"/>
      </w:r>
      <w:r w:rsidR="00164F81">
        <w:instrText xml:space="preserve"> ADDIN ZOTERO_ITEM CSL_CITATION {"citationID":"LS7J4YNf","properties":{"formattedCitation":"\\super 55\\uc0\\u8211{}57\\nosupersub{}","plainCitation":"55–57","noteIndex":0},"citationItems":[{"id":174,"uris":["http://zotero.org/users/16412063/items/D5DACNWX"],"itemData":{"id":174,"type":"article-journal","abstract":"Limb amputation and chronic phantom limb pain (PLP) are both associated with neural alterations at all levels of the neuraxis. We investigated gray matter volume of 21 upper limb amputees and 14 healthy control subjects. Results demonstrate that amputation is associated with reduced gray matter in areas in the motor cortex representing the amputated limb. Additionally, patients show an increase in gray matter in brain regions that belong to the dorsal and ventral visual stream. We subdivided the patient group into patients with medium to high PLP (HPLP; N 5 11) and those with slight PLP (SPLP; N 5 10). HPLP patients showed reduced gray matter in brain areas involved in pain processing. SPLP patients showed a signiﬁcant gray matter increase in regions of the visual stream. Results indicate that all patients may have an enhanced need for visual control to compensate the lack of sensory feedback of the missing limb. As we found these alterations primarily in the SPLP patient group, successful compensation may have an impact on PLP development. Therefore, we hypothesize that visual adaptation mechanisms may compensate for the lack of sensorimotor feedback and may therefore function as a protection mechanism against high PLP development.","container-title":"Cerebral Cortex","DOI":"10.1093/cercor/bhs063","ISSN":"1460-2199, 1047-3211","issue":"5","language":"en","page":"1038-1048","source":"DOI.org (Crossref)","title":"Gray Matter Changes Following Limb Amputation with High and Low Intensities of Phantom Limb Pain","volume":"23","author":[{"family":"Preißler","given":"Sandra"},{"family":"Feiler","given":"Johanna"},{"family":"Dietrich","given":"Caroline"},{"family":"Hofmann","given":"Gunther O."},{"family":"Miltner","given":"Wolfgang H. R."},{"family":"Weiss","given":"Thomas"}],"issued":{"date-parts":[["2013",5]]}}},{"id":177,"uris":["http://zotero.org/users/16412063/items/TQZ5ZGCJ"],"itemData":{"id":177,"type":"article-journal","abstract":"Spinal cord injury (SCI) results in deafferentation and the onset of neuropathic pain in a substantial proportion of people. Based on evidence suggesting motor cortex activation results in attenuation of neuropathic pain, we sought to determine whether neuropathic SCI pain could be modified by imagined movements of the foot. Fifteen subjects with a complete thoracic SCI (7 with below-level neuropathic pain and 8 without pain) were instructed in the use of movement imagery. Movement imagery was practiced three times daily for 7 days. On the eighth day, subjects performed the movement imagery in the laboratory and recorded pain ratings during the period of imagined movement. Six out of 7 subjects with neuropathic pain reported an increase in pain during imagined movements from 2.9 ± 0.7 during baseline to 5.0 ± 1.0 during movement imagery (p &lt; 0.01). In SCI subjects without neuropathic pain, movement imagery evoked an increase in non-painful sensation intensity from a baseline of 1.9 ± 0.7 to 4.8 ± 1.3 during the movement imagery (p &lt; 0.01). Two subjects without a history of pain or non-painful phantom sensations had onset of dysesthesia while performing imagined movements. This study reports exacerbation of pain in response to imagined movements and it contrasts with reports of pain reduction in people with peripheral neuropathic pain. The potential mechanisms underlying this sensory enhancement with movement imagery are discussed.","container-title":"PAIN","DOI":"10.1016/j.pain.2007.08.032","ISSN":"0304-3959","issue":"2","language":"en-US","page":"237","source":"journals.lww.com","title":"Movement imagery increases pain in people with neuropathic pain following complete thoracic spinal cord injury","volume":"137","author":[{"family":"Gustin","given":"Sylvia M."},{"family":"Wrigley","given":"Paul J."},{"family":"Gandevia","given":"Simon C."},{"family":"Middleton","given":"James W."},{"family":"Henderson","given":"Luke A."},{"family":"Siddall","given":"Philip J."}],"issued":{"date-parts":[["2008",7,15]]}}},{"id":175,"uris":["http://zotero.org/users/16412063/items/FZNBYQ9I"],"itemData":{"id":175,"type":"article-journal","abstract":"Neuropathic pain after spinal cord injury is not well understood and is difficult to treat. One possible cause is mismatch between motor commands and sensory feedback. This two-part study in five paraplegic patients investigated whether a visual illusion aimed to correct this mismatch reduces pain. In study 1, patients undertook three conditions: (i) virtual walking: with a mirror placed in front of a screen, patients aligned their own upper body with a film of a lower body walking. Patients imagined walking and ‘watched themselves’ walk; (ii) guided imagery; (iii) watching a film. One patient withdrew from virtual walking because of distress. For all patients, the mean (95% CI) decrease in pain (100 mm VAS) was 42 mm (</w:instrText>
      </w:r>
      <w:r w:rsidR="00164F81">
        <w:rPr>
          <w:rFonts w:ascii="Cambria Math" w:hAnsi="Cambria Math" w:cs="Cambria Math"/>
        </w:rPr>
        <w:instrText>∼</w:instrText>
      </w:r>
      <w:r w:rsidR="00164F81">
        <w:instrText xml:space="preserve">65%) (11–73 mm) for virtual walking, 18 mm (4–31 mm) for guided imagery and 4 mm (−3 to 11 mm) for watching the film. Mean (95% CI) time to return to pre-task pain was 34.9 min (20.1–49.8 min) for virtual walking; 13.9 min (−0.9 to 28.8 min) for the guided imagery and 16.3 min (1.5–31.2 min) for the film. To investigate its clinical utility, four patients underwent virtual walking every weekday for 3 weeks. Mean (95% CI) decrease in pain was 53 mm (45–61 mm) at post training and 43 mm (27–58 mm) at 3-month follow-up. Virtual walking may be a viable treatment for pain after spinal cord injury. A clinical trial seems warranted.","container-title":"PAIN","DOI":"10.1016/j.pain.2007.01.007","ISSN":"0304-3959","issue":"3","language":"en-US","page":"294","source":"journals.lww.com","title":"Using visual illusion to reduce at-level neuropathic pain in paraplegia","volume":"130","author":[{"family":"Moseley","given":"Lorimer G."}],"issued":{"date-parts":[["2007",8]]}}}],"schema":"https://github.com/citation-style-language/schema/raw/master/csl-citation.json"} </w:instrText>
      </w:r>
      <w:r w:rsidR="0031400F">
        <w:fldChar w:fldCharType="separate"/>
      </w:r>
      <w:r w:rsidR="00164F81" w:rsidRPr="00164F81">
        <w:rPr>
          <w:rFonts w:eastAsiaTheme="minorHAnsi"/>
          <w:vertAlign w:val="superscript"/>
          <w:lang w:val="de-DE" w:eastAsia="en-US"/>
        </w:rPr>
        <w:t>55–57</w:t>
      </w:r>
      <w:r w:rsidR="0031400F">
        <w:fldChar w:fldCharType="end"/>
      </w:r>
      <w:r w:rsidR="0031400F">
        <w:t>.</w:t>
      </w:r>
    </w:p>
    <w:p w14:paraId="3FC1C8A9" w14:textId="334604D4" w:rsidR="00FD4BB1" w:rsidRDefault="00FD4BB1" w:rsidP="000B3665">
      <w:bookmarkStart w:id="13" w:name="_Hlk202427547"/>
      <w:r>
        <w:lastRenderedPageBreak/>
        <w:t xml:space="preserve">Our observation of cortical </w:t>
      </w:r>
      <w:r w:rsidR="00C44254">
        <w:t>reduction</w:t>
      </w:r>
      <w:r>
        <w:t xml:space="preserve"> in the right superior frontal sulcus, correlat</w:t>
      </w:r>
      <w:r w:rsidR="002D7C42">
        <w:t>ing</w:t>
      </w:r>
      <w:r>
        <w:t xml:space="preserve"> with pain extent, aligns with evidence from neuropathic and chronic pain populations. The</w:t>
      </w:r>
      <w:r w:rsidR="002D7C42">
        <w:t xml:space="preserve"> right</w:t>
      </w:r>
      <w:r>
        <w:t xml:space="preserve"> superior frontal </w:t>
      </w:r>
      <w:r w:rsidR="002D7C42">
        <w:t>feature,</w:t>
      </w:r>
      <w:r>
        <w:t xml:space="preserve"> as part of the dorsolateral prefrontal cortex, is </w:t>
      </w:r>
      <w:r w:rsidR="002D7C42">
        <w:t>implicated in top-down pain modulations and shows volume reductions proportional to pain severity</w:t>
      </w:r>
      <w:bookmarkEnd w:id="13"/>
      <w:r w:rsidR="00C44254">
        <w:fldChar w:fldCharType="begin"/>
      </w:r>
      <w:r w:rsidR="00C44254">
        <w:instrText xml:space="preserve"> ADDIN ZOTERO_ITEM CSL_CITATION {"citationID":"23EMbRfm","properties":{"formattedCitation":"\\super 48,58\\nosupersub{}","plainCitation":"48,58","noteIndex":0},"citationItems":[{"id":143,"uris":["http://zotero.org/users/16412063/items/KCGAV375"],"itemData":{"id":143,"type":"article-journal","abstract":"The role of the brain in chronic pain conditions remains speculative. We compared brain morphology of 26 chronic back pain (CBP) patients to matched control subjects, using magnetic resonance imaging brain scan data and automated analysis techniques. CBP patients were divided into neuropathic, exhibiting pain because of sciatic nerve damage, and non-neuropathic groups. Pain-related characteristics were correlated to morphometric measures. Neocortical gray matter volume was compared after skull normalization. Patients with CBP showed 5-11% less neocortical gray matter volume than control subjects. The magnitude of this decrease is equivalent to the gray matter volume lost in 10-20 years of normal aging. The decreased volume was related to pain duration, indicating a 1.3 cm3 loss of gray matter for every year of chronic pain. Regional gray matter density in 17 CBP patients was compared with matched controls using voxel-based morphometry and nonparametric statistics. Gray matter density was reduced in bilateral dorsolateral prefrontal cortex and right thalamus and was strongly related to pain characteristics in a pattern distinct for neuropathic and non-neuropathic CBP. Our results imply that CBP is accompanied by brain atrophy and suggest that the pathophysiology of chronic pain includes thalamocortical processes.","container-title":"Journal of Neuroscience","DOI":"10.1523/JNEUROSCI.2541-04.2004","ISSN":"0270-6474, 1529-2401","issue":"46","journalAbbreviation":"J. Neurosci.","language":"en","license":"Copyright © 2004 Society for Neuroscience 0270-6474/04/2410410-06.00/0","note":"publisher: Society for Neuroscience\nsection: Behavioral/Systems/Cognitive\nPMID: 15548656","page":"10410-10415","source":"www.jneurosci.org","title":"Chronic Back Pain Is Associated with Decreased Prefrontal and Thalamic Gray Matter Density","volume":"24","author":[{"family":"Apkarian","given":"A. Vania"},{"family":"Sosa","given":"Yamaya"},{"family":"Sonty","given":"Sreepadma"},{"family":"Levy","given":"Robert M."},{"family":"Harden","given":"R. Norman"},{"family":"Parrish","given":"Todd B."},{"family":"Gitelman","given":"Darren R."}],"issued":{"date-parts":[["2004",11,17]]}}},{"id":182,"uris":["http://zotero.org/users/16412063/items/4L99ZQP7"],"itemData":{"id":182,"type":"article-journal","abstract":"Recently, local morphologic alterations of the brain in areas ascribable to the transmission of pain were detected in patients suffering from phantom pain, chronic back pain, irritable bowl syndrome, fibromyalgia and two types of frequent headaches. These alterations were different for each pain syndrome, but overlapped in the cingulate cortex, the orbitofrontal cortex, the insula and dorsal pons. These regions function as multi-integrative structures during the experience and the anticipation of pain. As it seems that chronic pain patients have a common “brain signature” in areas known to be involved in pain regulation, the question arises whether these changes are the cause or the consequence of chronic pain. The author suggests that the gray matter change observed in chronic pain patients are the consequence of frequent nociceptive input and should thus be reversible when pain is adequately treated.","container-title":"PAIN","DOI":"10.1016/j.pain.2008.02.034","ISSN":"0304-3959","issue":"1","language":"en-US","page":"7","source":"journals.lww.com","title":"Chronic pain may change the structure of the brain","volume":"137","author":[{"family":"May","given":"Arne"}],"issued":{"date-parts":[["2008",6]]}}}],"schema":"https://github.com/citation-style-language/schema/raw/master/csl-citation.json"} </w:instrText>
      </w:r>
      <w:r w:rsidR="00C44254">
        <w:fldChar w:fldCharType="separate"/>
      </w:r>
      <w:r w:rsidR="00C44254" w:rsidRPr="00C44254">
        <w:rPr>
          <w:rFonts w:eastAsiaTheme="minorHAnsi"/>
          <w:vertAlign w:val="superscript"/>
          <w:lang w:val="de-DE" w:eastAsia="en-US"/>
        </w:rPr>
        <w:t>48,58</w:t>
      </w:r>
      <w:r w:rsidR="00C44254">
        <w:fldChar w:fldCharType="end"/>
      </w:r>
      <w:r>
        <w:fldChar w:fldCharType="begin"/>
      </w:r>
      <w:r w:rsidR="00164F81">
        <w:instrText xml:space="preserve"> ADDIN ZOTERO_ITEM CSL_CITATION {"citationID":"ImmZpgZ7","properties":{"formattedCitation":"\\super 48,58\\nosupersub{}","plainCitation":"","noteIndex":0},"citationItems":[{"id":143,"uris":["http://zotero.org/users/16412063/items/KCGAV375"],"itemData":{"id":143,"type":"article-journal","abstract":"The role of the brain in chronic pain conditions remains speculative. We compared brain morphology of 26 chronic back pain (CBP) patients to matched control subjects, using magnetic resonance imaging brain scan data and automated analysis techniques. CBP patients were divided into neuropathic, exhibiting pain because of sciatic nerve damage, and non-neuropathic groups. Pain-related characteristics were correlated to morphometric measures. Neocortical gray matter volume was compared after skull normalization. Patients with CBP showed 5-11% less neocortical gray matter volume than control subjects. The magnitude of this decrease is equivalent to the gray matter volume lost in 10-20 years of normal aging. The decreased volume was related to pain duration, indicating a 1.3 cm3 loss of gray matter for every year of chronic pain. Regional gray matter density in 17 CBP patients was compared with matched controls using voxel-based morphometry and nonparametric statistics. Gray matter density was reduced in bilateral dorsolateral prefrontal cortex and right thalamus and was strongly related to pain characteristics in a pattern distinct for neuropathic and non-neuropathic CBP. Our results imply that CBP is accompanied by brain atrophy and suggest that the pathophysiology of chronic pain includes thalamocortical processes.","container-title":"Journal of Neuroscience","DOI":"10.1523/JNEUROSCI.2541-04.2004","ISSN":"0270-6474, 1529-2401","issue":"46","journalAbbreviation":"J. Neurosci.","language":"en","license":"Copyright © 2004 Society for Neuroscience 0270-6474/04/2410410-06.00/0","note":"publisher: Society for Neuroscience\nsection: Behavioral/Systems/Cognitive\nPMID: 15548656","page":"10410-10415","source":"www.jneurosci.org","title":"Chronic Back Pain Is Associated with Decreased Prefrontal and Thalamic Gray Matter Density","volume":"24","author":[{"family":"Apkarian","given":"A. Vania"},{"family":"Sosa","given":"Yamaya"},{"family":"Sonty","given":"Sreepadma"},{"family":"Levy","given":"Robert M."},{"family":"Harden","given":"R. Norman"},{"family":"Parrish","given":"Todd B."},{"family":"Gitelman","given":"Darren R."}],"issued":{"date-parts":[["2004",11,17]]}}},{"id":182,"uris":["http://zotero.org/users/16412063/items/4L99ZQP7"],"itemData":{"id":182,"type":"article-journal","abstract":"Recently, local morphologic alterations of the brain in areas ascribable to the transmission of pain were detected in patients suffering from phantom pain, chronic back pain, irritable bowl syndrome, fibromyalgia and two types of frequent headaches. These alterations were different for each pain syndrome, but overlapped in the cingulate cortex, the orbitofrontal cortex, the insula and dorsal pons. These regions function as multi-integrative structures during the experience and the anticipation of pain. As it seems that chronic pain patients have a common “brain signature” in areas known to be involved in pain regulation, the question arises whether these changes are the cause or the consequence of chronic pain. The author suggests that the gray matter change observed in chronic pain patients are the consequence of frequent nociceptive input and should thus be reversible when pain is adequately treated.","container-title":"PAIN","DOI":"10.1016/j.pain.2008.02.034","ISSN":"0304-3959","issue":"1","language":"en-US","page":"7","source":"journals.lww.com","title":"Chronic pain may change the structure of the brain","volume":"137","author":[{"family":"May","given":"Arne"}],"issued":{"date-parts":[["2008",6]]}}}],"schema":"https://github.com/citation-style-language/schema/raw/master/csl-citation.json"} </w:instrText>
      </w:r>
      <w:r>
        <w:fldChar w:fldCharType="separate"/>
      </w:r>
      <w:r>
        <w:fldChar w:fldCharType="end"/>
      </w:r>
      <w:r>
        <w:t>. Contrary, Huynh et al. (2021)</w:t>
      </w:r>
      <w:r>
        <w:fldChar w:fldCharType="begin"/>
      </w:r>
      <w:r w:rsidR="001C129E">
        <w:instrText xml:space="preserve"> ADDIN ZOTERO_ITEM CSL_CITATION {"citationID":"gzRN0eca","properties":{"formattedCitation":"\\super 16\\nosupersub{}","plainCitation":"16","noteIndex":0},"citationItems":[{"id":28,"uris":["http://zotero.org/users/16412063/items/FX4H9VKC"],"itemData":{"id":28,"type":"article-journal","abstract":"Neuropathic pain following spinal cord injury involves plastic changes along the whole neuroaxis. Current neuroimaging studies have identified grey matter volume (GMV) and resting-state functional connectivity changes of pain processing regions related to neuropathic pain intensity in spinal cord injury subjects. However, the relationship between the underlying neural processes and pain extent, a complementary characteristic of neuropathic pain, is unknown. We therefore aimed to reveal the neural markers of widespread neuropathic pain in spinal cord injury subjects and hypothesized that those with greater pain extent will show higher GMV and stronger connectivity within pain related regions. Thus, 29 chronic paraplegic subjects and 25 healthy controls underwent clinical and electrophysiological examinations combined with neuroimaging. Paraplegics were demarcated based on neuropathic pain and were thoroughly matched demographically. Our findings indicate that (a) spinal cord injury subjects with neuropathic pain display stronger connectivity between prefrontal cortices and regions involved with sensory integration and multimodal processing, (b) greater neuropathic pain extent, is associated with stronger connectivity between the posterior insular cortex and thalamic sub-regions which partake in the lateral pain system and (c) greater intensity of neuropathic pain is related to stronger connectivity of regions involved with multimodal integration and the affective-motivational component of pain. Overall, this study provides neuroimaging evidence that the pain phenotype of spinal cord injury subjects is related to the underlying function of their resting brain.","container-title":"Human Brain Mapping","DOI":"10.1002/hbm.25401","ISSN":"1065-9471, 1097-0193","issue":"12","journalAbbreviation":"Human Brain Mapping","language":"en","page":"3733-3749","source":"DOI.org (Crossref)","title":"Supraspinal nociceptive networks in neuropathic pain after spinal cord injury","volume":"42","author":[{"family":"Huynh","given":"Vincent"},{"family":"Lütolf","given":"Robin"},{"family":"Rosner","given":"Jan"},{"family":"Luechinger","given":"Roger"},{"family":"Curt","given":"Armin"},{"family":"Kollias","given":"Spyridon"},{"family":"Hubli","given":"Michèle"},{"family":"Michels","given":"Lars"}],"issued":{"date-parts":[["2021",8,15]]}}}],"schema":"https://github.com/citation-style-language/schema/raw/master/csl-citation.json"} </w:instrText>
      </w:r>
      <w:r>
        <w:fldChar w:fldCharType="separate"/>
      </w:r>
      <w:r w:rsidR="001C129E" w:rsidRPr="001C129E">
        <w:rPr>
          <w:rFonts w:eastAsiaTheme="minorHAnsi"/>
          <w:vertAlign w:val="superscript"/>
          <w:lang w:val="de-DE" w:eastAsia="en-US"/>
        </w:rPr>
        <w:t>16</w:t>
      </w:r>
      <w:r>
        <w:fldChar w:fldCharType="end"/>
      </w:r>
      <w:r>
        <w:t xml:space="preserve"> found increased gray matter volume in the left superior frontal gyrus in association with pain extent in part of the same cohort. These divergent patterns may </w:t>
      </w:r>
      <w:r w:rsidRPr="00FD4BB1">
        <w:t>em</w:t>
      </w:r>
      <w:r>
        <w:t>p</w:t>
      </w:r>
      <w:r w:rsidRPr="00FD4BB1">
        <w:t>hasis</w:t>
      </w:r>
      <w:r>
        <w:t>e</w:t>
      </w:r>
      <w:r w:rsidRPr="00FD4BB1">
        <w:t xml:space="preserve"> region- and method-specific disparities</w:t>
      </w:r>
      <w:r w:rsidR="002D7C42">
        <w:t xml:space="preserve">, such as measurement modality and laterality </w:t>
      </w:r>
      <w:r w:rsidRPr="00FD4BB1">
        <w:t>(GMV vs. cortical thickness; left vs. right)</w:t>
      </w:r>
      <w:r w:rsidR="002D7C42">
        <w:t xml:space="preserve">, highlighting the complexity of supraspinal pain-related plasticity. </w:t>
      </w:r>
    </w:p>
    <w:p w14:paraId="467F1A61" w14:textId="1294DF09" w:rsidR="00A95953" w:rsidRDefault="00DA521E" w:rsidP="00171201">
      <w:pPr>
        <w:pStyle w:val="berschrift3"/>
      </w:pPr>
      <w:r>
        <w:t>Localized structural changes in SCI-nNP</w:t>
      </w:r>
    </w:p>
    <w:p w14:paraId="2A2317A0" w14:textId="5C535E0C" w:rsidR="00A95953" w:rsidRDefault="00171201" w:rsidP="000B3665">
      <w:r>
        <w:t>Although deviations were less widespread, the SCI-nNP subgroup still showed significant</w:t>
      </w:r>
      <w:r w:rsidR="00A95953" w:rsidRPr="00A95953">
        <w:t xml:space="preserve"> deviations in the prefrontal and occipital</w:t>
      </w:r>
      <w:r>
        <w:t xml:space="preserve"> cortices</w:t>
      </w:r>
      <w:r w:rsidR="00A95953" w:rsidRPr="00A95953">
        <w:t xml:space="preserve">. These </w:t>
      </w:r>
      <w:r>
        <w:t xml:space="preserve">are likely related to </w:t>
      </w:r>
      <w:r w:rsidR="00A95953" w:rsidRPr="00A95953">
        <w:t>spinal deafferentation, reduced sensorimotor feedback, and behavioural disuse, which have been associated with cortical atrophy and altered connectivity even in the absence of pain</w:t>
      </w:r>
      <w:r w:rsidR="00A95953">
        <w:fldChar w:fldCharType="begin"/>
      </w:r>
      <w:r w:rsidR="00164F81">
        <w:instrText xml:space="preserve"> ADDIN ZOTERO_ITEM CSL_CITATION {"citationID":"HP17f2qh","properties":{"formattedCitation":"\\super 32,47,59\\nosupersub{}","plainCitation":"32,47,59","noteIndex":0},"citationItems":[{"id":81,"uris":["http://zotero.org/users/16412063/items/YR3F5B34"],"itemData":{"id":81,"type":"article-journal","container-title":"Brain","DOI":"10.1093/brain/awr093","ISSN":"1460-2156, 0006-8950","issue":"6","language":"en","page":"1610-1622","source":"DOI.org (Crossref)","title":"Disability, atrophy and cortical reorganization following spinal cord injury","volume":"134","author":[{"family":"Freund","given":"Patrick"},{"family":"Weiskopf","given":"Nikolaus"},{"family":"Ward","given":"Nick S."},{"family":"Hutton","given":"Chloe"},{"family":"Gall","given":"Angela"},{"family":"Ciccarelli","given":"Olga"},{"family":"Craggs","given":"Michael"},{"family":"Friston","given":"Karl"},{"family":"Thompson","given":"Alan J."}],"issued":{"date-parts":[["2011",6]]}}},{"id":140,"uris":["http://zotero.org/users/16412063/items/CTGAS6FJ"],"itemData":{"id":140,"type":"article-journal","container-title":"Brain","DOI":"10.1093/brain/aww076","ISSN":"0006-8950","issue":"6","journalAbbreviation":"Brain","page":"1855-1861","source":"Silverchair","title":"Embodied neurology: an integrative framework for neurological disorders","title-short":"Embodied neurology","volume":"139","author":[{"family":"Freund","given":"Patrick"},{"family":"Friston","given":"Karl"},{"family":"Thompson","given":"Alan J."},{"family":"Stephan","given":"Klaas E."},{"family":"Ashburner","given":"John"},{"family":"Bach","given":"Dominik R."},{"family":"Nagy","given":"Zoltan"},{"family":"Helms","given":"Gunther"},{"family":"Draganski","given":"Bogdan"},{"family":"Mohammadi","given":"Siawoosh"},{"family":"Schwab","given":"Martin E."},{"family":"Curt","given":"Armin"},{"family":"Weiskopf","given":"Nikolaus"}],"issued":{"date-parts":[["2016",6,1]]}}},{"id":186,"uris":["http://zotero.org/users/16412063/items/85CFTDDC"],"itemData":{"id":186,"type":"article-journal","abstract":"Traumatic spinal cord injury is often disabling and recovery of function is limited. As a\nconsequence of damage, both spinal cord and brain undergo anatomical and functional\nchanges. Besides clinical measures of recovery, biomarkers that can detect early\nanatomical and functional changes might be useful in determining clinical outcome—during\nthe course of rehabilitation and recovery—as well as furnishing a tool to evaluate novel\ntreatment interventions and their mechanisms of action. Recent evidence suggests an\ninteresting three-way relationship between neurological deficit and changes in the spinal\ncord and of the brain and that, importantly, noninvasive magnetic resonance imaging\ntechniques, both structural and functional, provide a sensitive tool to lay out these\ninteractions. This review describes recent findings from multimodal imaging studies of\nremote anatomical changes (i.e., beyond the lesion site), cortical reorganization, and\ntheir relationship to clinical disability. These developments in this field may improve\nour understanding of effects on the nervous system that are attributable to the injury\nitself and will allow their distinction from changes that result from rehabilitation\n(i.e., functional retraining) and from interventions affecting the nervous system directly\n(i.e., neuroprotection or regeneration).","container-title":"The Neuroscientist","DOI":"10.1177/1073858412449192","ISSN":"1073-8584","issue":"2","journalAbbreviation":"Neuroscientist","note":"PMID: 22730072\nPMCID: PMC4107798","page":"116-128","source":"PubMed Central","title":"Tracking Changes following Spinal Cord Injury","volume":"19","author":[{"family":"Freund","given":"Patrick"},{"family":"Curt","given":"Armin"},{"family":"Friston","given":"Karl"},{"family":"Thompson","given":"Alan"}],"issued":{"date-parts":[["2013",4]]}}}],"schema":"https://github.com/citation-style-language/schema/raw/master/csl-citation.json"} </w:instrText>
      </w:r>
      <w:r w:rsidR="00A95953">
        <w:fldChar w:fldCharType="separate"/>
      </w:r>
      <w:r w:rsidR="00164F81" w:rsidRPr="00164F81">
        <w:rPr>
          <w:rFonts w:eastAsiaTheme="minorHAnsi"/>
          <w:vertAlign w:val="superscript"/>
          <w:lang w:val="de-DE" w:eastAsia="en-US"/>
        </w:rPr>
        <w:t>32,47,59</w:t>
      </w:r>
      <w:r w:rsidR="00A95953">
        <w:fldChar w:fldCharType="end"/>
      </w:r>
      <w:r w:rsidR="00A95953">
        <w:fldChar w:fldCharType="begin"/>
      </w:r>
      <w:r w:rsidR="00A95953">
        <w:instrText xml:space="preserve"> ADDIN ZOTERO_ITEM CSL_CITATION {"citationID":"XPU8jlkf","properties":{"formattedCitation":"\\super 21,36,49\\nosupersub{}","plainCitation":"21,36,49","dontUpdate":true,"noteIndex":0},"citationItems":[{"id":105,"uris":["http://zotero.org/users/16412063/items/Z8H3JJHM"],"itemData":{"id":105,"type":"article-journal","abstract":"A debilitating consequence of complete spinal cord injury (SCI) is the loss of motor control. Although the goal of most SCI treatments is to re-establish neural connections, a potential complication in restoring motor function is that SCI may result in anatomical and functional changes in brain areas controlling motor output. Some animal investigations show cell death in the primary motor cortex following SCI, but similar anatomical changes in humans are not yet established. The aim of this investigation was to use voxel-based morphometry (VBM) and diffusion tensor imaging (DTI) to determine if SCI in humans results in anatomical changes within motor cortices and descending motor pathways. Using VBM, we found significantly lower gray matter volume in complete SCI subjects compared with controls in the primary motor cortex, the medial prefrontal, and adjacent anterior cingulate cortices. DTI analysis revealed structural abnormalities in the same areas with reduced gray matter volume and in the superior cerebellar cortex. In addition, tractography revealed structural abnormalities in the corticospinal and corticopontine tracts of the SCI subjects. In conclusion, human subjects with complete SCI show structural changes in cortical motor regions and descending motor tracts, and these brain anatomical changes may limit motor recovery following SCI.","container-title":"Cerebral Cortex","DOI":"10.1093/cercor/bhn072","ISSN":"1047-3211","issue":"1","journalAbbreviation":"Cerebral Cortex","page":"224-232","source":"Silverchair","title":"Anatomical Changes in Human Motor Cortex and Motor Pathways following Complete Thoracic Spinal Cord Injury","volume":"19","author":[{"family":"Wrigley","given":"P.J."},{"family":"Gustin","given":"S.M."},{"family":"Macey","given":"P.M."},{"family":"Nash","given":"P.G."},{"family":"Gandevia","given":"S.C."},{"family":"Macefield","given":"V.G."},{"family":"Siddall","given":"P.J."},{"family":"Henderson","given":"L.A."}],"issued":{"date-parts":[["2009",1,1]]}}},{"id":140,"uris":["http://zotero.org/users/16412063/items/CTGAS6FJ"],"itemData":{"id":140,"type":"article-journal","container-title":"Brain","DOI":"10.1093/brain/aww076","ISSN":"0006-8950","issue":"6","journalAbbreviation":"Brain","page":"1855-1861","source":"Silverchair","title":"Embodied neurology: an integrative framework for neurological disorders","title-short":"Embodied neurology","volume":"139","author":[{"family":"Freund","given":"Patrick"},{"family":"Friston","given":"Karl"},{"family":"Thompson","given":"Alan J."},{"family":"Stephan","given":"Klaas E."},{"family":"Ashburner","given":"John"},{"family":"Bach","given":"Dominik R."},{"family":"Nagy","given":"Zoltan"},{"family":"Helms","given":"Gunther"},{"family":"Draganski","given":"Bogdan"},{"family":"Mohammadi","given":"Siawoosh"},{"family":"Schwab","given":"Martin E."},{"family":"Curt","given":"Armin"},{"family":"Weiskopf","given":"Nikolaus"}],"issued":{"date-parts":[["2016",6,1]]}}},{"id":184,"uris":["http://zotero.org/users/16412063/items/EB75ZBK2"],"itemData":{"id":184,"type":"article-journal","abstract":"Background. Although the consequences of spinal cord injury (SCI) within the spinal cord and peripheral nervous system have been studied extensively, the influence of SCI on supraspinal structures during recovery remains largely unexplored. Objective. To assess temporal changes in cortical sensorimotor representations beginning in the subacute phase following SCI and determine if an association exists between the plastic changes within cortical sensorimotor areas and recovery of movement postinjury. Methods. Functional magnetic resonance imaging (fMRI) was used to study 6 SCI patients for 1 year, beginning shortly postinjury, and 10 healthy control individuals. During fMRI, individuals performed a simple self-paced wrist extension motor task. Recovery of movement was assessed using the American Spinal Injury Association (ASIA) Standard Neurological Classification of SCI. Results. In the subacute period post-SCI, during impaired movement, little task-related activation within the primary motor cortex (M1) was present, whereas activation in associated cortical sensorimotor areas was more extensive than in controls. During motor recovery, a progressive enlargement in the volume of movement-related M1 activation and decreased activation in associated cortical sensorimotor areas was seen. When movement was performed with little to no impairment, the overall pattern of cortical activation was similar to that observed in control individuals. Conclusions . This study provides the first report of the temporal progression of cortical sensorimotor representational plasticity during recovery following traumatic SCI in humans and suggests an association between movement-related fMRI activation and motor recovery postinjury. These findings have implications on current and future rehabilitative interventions for patients with SCI.","container-title":"Neurorehabilitation and Neural Repair","DOI":"10.1177/1545968307301872","ISSN":"1545-9683","issue":"6","journalAbbreviation":"Neurorehabil Neural Repair","language":"EN","note":"publisher: SAGE Publications Inc STM","page":"527-538","source":"SAGE Journals","title":"Sensorimotor Cortical Plasticity During Recovery Following Spinal Cord Injury: A Longitudinal fMRI Study","title-short":"Sensorimotor Cortical Plasticity During Recovery Following Spinal Cord Injury","volume":"21","author":[{"family":"Jurkiewicz","given":"Michael T."},{"family":"Mikulis","given":"David J."},{"family":"McIlroy","given":"William E."},{"family":"Fehlings","given":"Michael G."},{"family":"Verrier","given":"Mary C."}],"issued":{"date-parts":[["2007",11,1]]}}}],"schema":"https://github.com/citation-style-language/schema/raw/master/csl-citation.json"} </w:instrText>
      </w:r>
      <w:r w:rsidR="00A95953">
        <w:fldChar w:fldCharType="separate"/>
      </w:r>
      <w:r w:rsidR="00A95953">
        <w:fldChar w:fldCharType="end"/>
      </w:r>
      <w:r w:rsidR="00A95953">
        <w:t>.</w:t>
      </w:r>
      <w:r w:rsidR="002174DF">
        <w:t xml:space="preserve"> Notably, </w:t>
      </w:r>
      <w:r w:rsidR="00A95953" w:rsidRPr="00A95953">
        <w:t>effect sizes in overlapping regions were occasionally amplified in the SCI-nNP group, indicating that specific structural adaptations may occur independently of pain and could be indicative of distinct non-nociceptive mechanisms, such as motivational decline, altered body representation, or reduced environmental interaction</w:t>
      </w:r>
      <w:r w:rsidR="00A95953">
        <w:fldChar w:fldCharType="begin"/>
      </w:r>
      <w:r w:rsidR="00164F81">
        <w:instrText xml:space="preserve"> ADDIN ZOTERO_ITEM CSL_CITATION {"citationID":"BdCQuehZ","properties":{"formattedCitation":"\\super 12,32\\nosupersub{}","plainCitation":"12,32","noteIndex":0},"citationItems":[{"id":81,"uris":["http://zotero.org/users/16412063/items/YR3F5B34"],"itemData":{"id":81,"type":"article-journal","container-title":"Brain","DOI":"10.1093/brain/awr093","ISSN":"1460-2156, 0006-8950","issue":"6","language":"en","page":"1610-1622","source":"DOI.org (Crossref)","title":"Disability, atrophy and cortical reorganization following spinal cord injury","volume":"134","author":[{"family":"Freund","given":"Patrick"},{"family":"Weiskopf","given":"Nikolaus"},{"family":"Ward","given":"Nick S."},{"family":"Hutton","given":"Chloe"},{"family":"Gall","given":"Angela"},{"family":"Ciccarelli","given":"Olga"},{"family":"Craggs","given":"Michael"},{"family":"Friston","given":"Karl"},{"family":"Thompson","given":"Alan J."}],"issued":{"date-parts":[["2011",6]]}}},{"id":73,"uris":["http://zotero.org/users/16412063/items/HJ54LBYG"],"itemData":{"id":73,"type":"article-journal","abstract":"Traumatic spinal cord injury (SCI) has been shown to trigger structural atrophic changes within the spinal cord and brain. However, the relationship between structural changes and magnitude of neuropathic pain (NP) remains incompletely understood. Voxel-wise analysis of anatomical magnetic resonance imaging data provided information on cross-sectional cervical cord area and volumetric brain changes in 30 individuals with chronic traumatic SCI and 31 healthy controls. Participants were clinically assessed including neurological examination and pain questionnaire. Compared to controls, individuals with SCI exhibited decreased cord area, reduced grey matter (GM) volumes in anterior cingulate cortex (ACC), left insula, left secondary somatosensory cortex, bilateral thalamus and decreased white matter volumes in pyramids and left internal capsule. The presence of NP was related with smaller cord area, increased GM in left ACC and right M1 and decreased GM in right primary somatosensory cortex and thalamus. Greater GM volume in M1 was associated with amount of NP. Below-level NP-associated structural changes in the spinal cord and brain can be discerned from trauma-induced consequences of SCI. The directionality of these relationships reveals specific changes across the neuroaxis (i.e., atrophic changes versus increases in volume) and may provide substrates of underlying neural mechanisms in the development of NP.","container-title":"Scientific Reports","DOI":"10.1038/srep18534","ISSN":"2045-2322","issue":"1","journalAbbreviation":"Sci Rep","language":"en","license":"2016 The Author(s)","note":"publisher: Nature Publishing Group","page":"18534","source":"www.nature.com","title":"Association of pain and CNS structural changes after spinal cord injury","volume":"6","author":[{"family":"Jutzeler","given":"Catherine R."},{"family":"Huber","given":"Eveline"},{"family":"Callaghan","given":"Martina F."},{"family":"Luechinger","given":"Roger"},{"family":"Curt","given":"Armin"},{"family":"Kramer","given":"John L. K."},{"family":"Freund","given":"Patrick"}],"issued":{"date-parts":[["2016",1,6]]}}}],"schema":"https://github.com/citation-style-language/schema/raw/master/csl-citation.json"} </w:instrText>
      </w:r>
      <w:r w:rsidR="00A95953">
        <w:fldChar w:fldCharType="separate"/>
      </w:r>
      <w:r w:rsidR="00164F81" w:rsidRPr="00164F81">
        <w:rPr>
          <w:rFonts w:eastAsiaTheme="minorHAnsi"/>
          <w:vertAlign w:val="superscript"/>
          <w:lang w:val="de-DE" w:eastAsia="en-US"/>
        </w:rPr>
        <w:t>12,32</w:t>
      </w:r>
      <w:r w:rsidR="00A95953">
        <w:fldChar w:fldCharType="end"/>
      </w:r>
      <w:r w:rsidR="00A95953" w:rsidRPr="00A95953">
        <w:t xml:space="preserve">. These findings emphasise that </w:t>
      </w:r>
      <w:r w:rsidR="002174DF">
        <w:t>SCI</w:t>
      </w:r>
      <w:r w:rsidR="00A95953" w:rsidRPr="00A95953">
        <w:t xml:space="preserve"> alone induces significant supraspinal plasticity, which may contribute to non-motor symptoms such as cognitive or affective alterations</w:t>
      </w:r>
      <w:r w:rsidR="00A95953">
        <w:fldChar w:fldCharType="begin"/>
      </w:r>
      <w:r w:rsidR="00164F81">
        <w:instrText xml:space="preserve"> ADDIN ZOTERO_ITEM CSL_CITATION {"citationID":"AChcCiYc","properties":{"formattedCitation":"\\super 49\\nosupersub{}","plainCitation":"49","noteIndex":0},"citationItems":[{"id":151,"uris":["http://zotero.org/users/16412063/items/VTJCV8W9"],"itemData":{"id":151,"type":"article-journal","container-title":"NeuroImage: Clinical","DOI":"10.1016/j.nicl.2014.05.014","ISSN":"22131582","journalAbbreviation":"NeuroImage: Clinical","language":"en","page":"28-35","source":"DOI.org (Crossref)","title":"Specific brain morphometric changes in spinal cord injury with and without neuropathic pain","volume":"5","author":[{"family":"Mole","given":"Tom B."},{"family":"MacIver","given":"Kate"},{"family":"Sluming","given":"Vanessa"},{"family":"Ridgway","given":"Gerard R."},{"family":"Nurmikko","given":"Turo J."}],"issued":{"date-parts":[["2014"]]}}}],"schema":"https://github.com/citation-style-language/schema/raw/master/csl-citation.json"} </w:instrText>
      </w:r>
      <w:r w:rsidR="00A95953">
        <w:fldChar w:fldCharType="separate"/>
      </w:r>
      <w:r w:rsidR="00164F81" w:rsidRPr="00164F81">
        <w:rPr>
          <w:rFonts w:eastAsiaTheme="minorHAnsi"/>
          <w:vertAlign w:val="superscript"/>
          <w:lang w:val="de-DE" w:eastAsia="en-US"/>
        </w:rPr>
        <w:t>49</w:t>
      </w:r>
      <w:r w:rsidR="00A95953">
        <w:fldChar w:fldCharType="end"/>
      </w:r>
      <w:r w:rsidR="00A95953" w:rsidRPr="00A95953">
        <w:t>.</w:t>
      </w:r>
    </w:p>
    <w:p w14:paraId="1806BD61" w14:textId="77777777" w:rsidR="00A95953" w:rsidRDefault="00A95953" w:rsidP="000B3665"/>
    <w:p w14:paraId="48207BDE" w14:textId="3225E2CB" w:rsidR="008B737B" w:rsidRDefault="008B737B" w:rsidP="002174DF">
      <w:pPr>
        <w:pStyle w:val="berschrift2"/>
      </w:pPr>
      <w:r>
        <w:t>Implications &amp; future directions</w:t>
      </w:r>
    </w:p>
    <w:p w14:paraId="334BB1CF" w14:textId="68F4F6D7" w:rsidR="00F16F66" w:rsidRDefault="00F16F66" w:rsidP="00F16F66">
      <w:r>
        <w:t xml:space="preserve">This study demonstrates for the first time the application of a normative model to a population with SCI and thus shows a new, individualized approach to assessing structural brain changes without relying exclusively on comparison with small control groups. </w:t>
      </w:r>
      <w:r w:rsidR="002008BE">
        <w:t xml:space="preserve">By using normative models, we were able to evaluate age- and sex-adjusted deviations at the individual level, which represents an important step toward precise neuroimaging. This framework not only circumvents the need for perfectly matched control groups but also facilitates comparability between studies and locations by linking the results to a large, harmonized reference dataset. </w:t>
      </w:r>
    </w:p>
    <w:p w14:paraId="32B7DE60" w14:textId="1696A314" w:rsidR="00F16F66" w:rsidRDefault="00F16F66" w:rsidP="00F16F66">
      <w:r>
        <w:t xml:space="preserve">A key finding was that the greatest structural deviations were found in the prefrontal and occipital cortex, both in the overall group and in the separate subgroups, with and without neuropathic pain. This suggests that these changes are caused by the SCI itself rather than by the pain status. The findings indicate that supraspinal structural reorganization is primarily a </w:t>
      </w:r>
      <w:r>
        <w:lastRenderedPageBreak/>
        <w:t>consequence of deafferentation and altered sensorimotor feedback after SCI and cannot be explained solely by chronic pain processing.</w:t>
      </w:r>
    </w:p>
    <w:p w14:paraId="029705CC" w14:textId="52E45713" w:rsidR="008B737B" w:rsidRPr="008B737B" w:rsidRDefault="00F16F66" w:rsidP="00F16F66">
      <w:r>
        <w:t xml:space="preserve">Future longitudinal studies are crucial to capture the temporal course of these changes after SCI and to understand their causal significance for the development of pain or other neuropsychological symptoms. In addition, meta-analyses could help to test the robustness of the patterns identified here and to systematically investigate other influencing factors. </w:t>
      </w:r>
    </w:p>
    <w:p w14:paraId="34ACD969" w14:textId="3E4DC237" w:rsidR="002174DF" w:rsidRDefault="002174DF" w:rsidP="002174DF">
      <w:pPr>
        <w:pStyle w:val="berschrift2"/>
      </w:pPr>
      <w:r>
        <w:t>Limitation</w:t>
      </w:r>
    </w:p>
    <w:p w14:paraId="00A6CD0D" w14:textId="77777777" w:rsidR="00AC3D2D" w:rsidRDefault="003708E7" w:rsidP="002174DF">
      <w:r>
        <w:t>When interpreting the results, it is important to consider the limitation of this study. First, the SCI-nNP had a relatively small sample size, which may limit statistical power and generalisability. Secondly, the cro</w:t>
      </w:r>
      <w:r w:rsidR="00AC3D2D">
        <w:t>ss</w:t>
      </w:r>
      <w:r>
        <w:t xml:space="preserve">-sectional design does not permit causal inference regarding the relationship between brain structure, SCI and neuropathic pain. Longitudinal studies would be required to evaluate the timing and </w:t>
      </w:r>
      <w:r w:rsidR="00D82BE2">
        <w:t xml:space="preserve">potential progression of these changes. Third, this is the first study to apply </w:t>
      </w:r>
      <w:r w:rsidR="00916421" w:rsidRPr="00916421">
        <w:t>Braincharts</w:t>
      </w:r>
      <w:r w:rsidR="004511C4">
        <w:fldChar w:fldCharType="begin"/>
      </w:r>
      <w:r w:rsidR="001C129E">
        <w:instrText xml:space="preserve"> ADDIN ZOTERO_ITEM CSL_CITATION {"citationID":"cx7rvgtp","properties":{"formattedCitation":"\\super 15\\nosupersub{}","plainCitation":"15","noteIndex":0},"citationItems":[{"id":48,"uris":["http://zotero.org/users/16412063/items/WMIALUSA"],"itemData":{"id":48,"type":"article-journal","abstract":"Defining reference models for population variation, and the ability to study individual deviations is essential for understanding inter-individual variability and its relation to the onset and progression of medical conditions. In this work, we assembled a reference cohort of neuroimaging data from 82 sites (N=58,836; ages 2–100) and used normative modeling to characterize lifespan trajectories of cortical thickness and subcortical volume. Models are validated against a manually quality checked subset (N=24,354) and we provide an interface for transferring to new data sources. We showcase the clinical value by applying the models to a transdiagnostic psychiatric sample (N=1985), showing they can be used to quantify variability underlying multiple disorders whilst also refining case-control inferences. These models will be augmented with additional samples and imaging modalities as they become available. This provides a common reference platform to bind results from different studies and ultimately paves the way for personalized clinical decision-making.","container-title":"eLife","DOI":"10.7554/eLife.72904","ISSN":"2050-084X","note":"publisher: eLife Sciences Publications, Ltd","page":"e72904","source":"eLife","title":"Charting brain growth and aging at high spatial precision","volume":"11","author":[{"family":"Rutherford","given":"Saige"},{"family":"Fraza","given":"Charlotte"},{"family":"Dinga","given":"Richard"},{"family":"Kia","given":"Seyed Mostafa"},{"family":"Wolfers","given":"Thomas"},{"family":"Zabihi","given":"Mariam"},{"family":"Berthet","given":"Pierre"},{"family":"Worker","given":"Amanda"},{"family":"Verdi","given":"Serena"},{"family":"Andrews","given":"Derek"},{"family":"Han","given":"Laura KM"},{"family":"Bayer","given":"Johanna MM"},{"family":"Dazzan","given":"Paola"},{"family":"McGuire","given":"Phillip"},{"family":"Mocking","given":"Roel T"},{"family":"Schene","given":"Aart"},{"family":"Sripada","given":"Chandra"},{"family":"Tso","given":"Ivy F"},{"family":"Duval","given":"Elizabeth R"},{"family":"Chang","given":"Soo-Eun"},{"family":"Penninx","given":"Brenda WJH"},{"family":"Heitzeg","given":"Mary M"},{"family":"Burt","given":"S Alexandra"},{"family":"Hyde","given":"Luke W"},{"family":"Amaral","given":"David"},{"family":"Wu Nordahl","given":"Christine"},{"family":"Andreasssen","given":"Ole A"},{"family":"Westlye","given":"Lars T"},{"family":"Zahn","given":"Roland"},{"family":"Ruhe","given":"Henricus G"},{"family":"Beckmann","given":"Christian"},{"family":"Marquand","given":"Andre F"}],"editor":[{"family":"Baker","given":"Chris I"},{"family":"Taschler","given":"Bernd"},{"family":"Esteban","given":"Oscar"},{"family":"Constable","given":"Todd"}],"issued":{"date-parts":[["2022",2,1]]}}}],"schema":"https://github.com/citation-style-language/schema/raw/master/csl-citation.json"} </w:instrText>
      </w:r>
      <w:r w:rsidR="004511C4">
        <w:fldChar w:fldCharType="separate"/>
      </w:r>
      <w:r w:rsidR="001C129E" w:rsidRPr="001C129E">
        <w:rPr>
          <w:rFonts w:eastAsiaTheme="minorHAnsi"/>
          <w:vertAlign w:val="superscript"/>
          <w:lang w:val="de-DE" w:eastAsia="en-US"/>
        </w:rPr>
        <w:t>15</w:t>
      </w:r>
      <w:r w:rsidR="004511C4">
        <w:fldChar w:fldCharType="end"/>
      </w:r>
      <w:r w:rsidR="00916421" w:rsidRPr="00916421">
        <w:t xml:space="preserve"> </w:t>
      </w:r>
      <w:r w:rsidR="00D82BE2">
        <w:t xml:space="preserve">normative framework </w:t>
      </w:r>
      <w:r w:rsidR="004511C4">
        <w:t xml:space="preserve">to </w:t>
      </w:r>
      <w:r w:rsidR="00F33DF9">
        <w:t xml:space="preserve">a </w:t>
      </w:r>
      <w:r w:rsidR="004511C4">
        <w:t>SCI population</w:t>
      </w:r>
      <w:r w:rsidR="00916421" w:rsidRPr="00916421">
        <w:t xml:space="preserve">. </w:t>
      </w:r>
    </w:p>
    <w:p w14:paraId="32B631AA" w14:textId="3A0F49BC" w:rsidR="00AC3D2D" w:rsidRDefault="004511C4" w:rsidP="002174DF">
      <w:r>
        <w:t xml:space="preserve">While this approach enables </w:t>
      </w:r>
      <w:r w:rsidR="00D82BE2">
        <w:t>individualized comparison to a huge trained normative model</w:t>
      </w:r>
      <w:r>
        <w:t xml:space="preserve"> </w:t>
      </w:r>
      <w:r w:rsidR="00D82BE2">
        <w:t xml:space="preserve">rather than </w:t>
      </w:r>
      <w:r>
        <w:t xml:space="preserve">just comparing to a small control group, </w:t>
      </w:r>
      <w:r w:rsidR="00D82BE2">
        <w:t>further assessment of this framework would be required</w:t>
      </w:r>
      <w:r w:rsidR="007C2065">
        <w:t>.</w:t>
      </w:r>
      <w:r>
        <w:t xml:space="preserve"> </w:t>
      </w:r>
      <w:r w:rsidR="00AC3D2D">
        <w:t xml:space="preserve">An additional </w:t>
      </w:r>
      <w:r w:rsidR="00992FE4">
        <w:t>methodological</w:t>
      </w:r>
      <w:r w:rsidR="00AC3D2D">
        <w:t xml:space="preserve"> consideration is that B</w:t>
      </w:r>
      <w:r w:rsidR="00992FE4">
        <w:t>r</w:t>
      </w:r>
      <w:r w:rsidR="00AC3D2D">
        <w:t xml:space="preserve">aincharts normative model were trained on FreeSurfer version 6.0 outputs, whereas our data were processed using FreeSurfer version 7.4.1. </w:t>
      </w:r>
      <w:r w:rsidR="00992FE4">
        <w:t>Although</w:t>
      </w:r>
      <w:r w:rsidR="00AC3D2D">
        <w:t xml:space="preserve"> prior work suggest that version differences have minimal impact on most cortical and subcortical features, subtle discrepancies cannot be fully excluded. </w:t>
      </w:r>
    </w:p>
    <w:p w14:paraId="38577D3B" w14:textId="0A14C349" w:rsidR="00AE1F5F" w:rsidRPr="00E97634" w:rsidRDefault="004511C4" w:rsidP="00AE1F5F">
      <w:r>
        <w:t>N</w:t>
      </w:r>
      <w:r w:rsidR="007C2065">
        <w:t>onetheless</w:t>
      </w:r>
      <w:r>
        <w:t>, normative model</w:t>
      </w:r>
      <w:r w:rsidR="00D82BE2">
        <w:t>l</w:t>
      </w:r>
      <w:r>
        <w:t xml:space="preserve">ing </w:t>
      </w:r>
      <w:r w:rsidR="007C2065">
        <w:t>represents a promising tool for precision neuroimaging and may complement traditional</w:t>
      </w:r>
      <w:r>
        <w:t xml:space="preserve"> case-control designs.</w:t>
      </w:r>
    </w:p>
    <w:p w14:paraId="1D810D27" w14:textId="77777777" w:rsidR="00D86C14" w:rsidRDefault="00D86C14" w:rsidP="00D86C14">
      <w:pPr>
        <w:pStyle w:val="berschrift1"/>
      </w:pPr>
      <w:r w:rsidRPr="00E97634">
        <w:t xml:space="preserve">Acknowledgment </w:t>
      </w:r>
    </w:p>
    <w:p w14:paraId="5E83DE4B" w14:textId="03D35A9D" w:rsidR="00AF1CE3" w:rsidRDefault="00414C63" w:rsidP="00AF1CE3">
      <w:r>
        <w:t>I am grateful to Dr Paulina S. Scheuren and Prof. Dr. John LK Kramer for their valuable guidance troughout this study and to Prof</w:t>
      </w:r>
      <w:r w:rsidR="00AF1CE3">
        <w:t>.</w:t>
      </w:r>
      <w:r>
        <w:t xml:space="preserve"> Dr Olivier Lambercy for his </w:t>
      </w:r>
      <w:r w:rsidR="00A53F5E">
        <w:t>supervision</w:t>
      </w:r>
      <w:r>
        <w:t xml:space="preserve"> from part of the ETH. </w:t>
      </w:r>
      <w:r w:rsidR="00A53F5E">
        <w:t>Acknowledgments</w:t>
      </w:r>
      <w:r>
        <w:t xml:space="preserve"> are also extended to the Spinal Cord Injury Center, Balrgist </w:t>
      </w:r>
      <w:r w:rsidR="00A53F5E">
        <w:t>University</w:t>
      </w:r>
      <w:r>
        <w:t xml:space="preserve"> Hospital for their data sharing. This research was supported in part by International Foundation for Research in Paraplegia, </w:t>
      </w:r>
      <w:r w:rsidR="008707F1">
        <w:t xml:space="preserve">Natural Science and Engineering Research Council of Canada </w:t>
      </w:r>
      <w:r>
        <w:t xml:space="preserve">and Swiss National Science Foundation. </w:t>
      </w:r>
    </w:p>
    <w:p w14:paraId="274A78EC" w14:textId="77777777" w:rsidR="008707F1" w:rsidRDefault="008707F1" w:rsidP="00AF1CE3"/>
    <w:p w14:paraId="593BD3E6" w14:textId="1517E79E" w:rsidR="00D86C14" w:rsidRPr="00E97634" w:rsidRDefault="003D53A0" w:rsidP="00AF1CE3">
      <w:pPr>
        <w:pStyle w:val="berschrift1"/>
      </w:pPr>
      <w:r w:rsidRPr="00E97634">
        <w:lastRenderedPageBreak/>
        <w:t>References</w:t>
      </w:r>
    </w:p>
    <w:p w14:paraId="68275CD8" w14:textId="77777777" w:rsidR="00C44254" w:rsidRPr="00C44254" w:rsidRDefault="00D52C7A" w:rsidP="00C44254">
      <w:pPr>
        <w:pStyle w:val="Literaturverzeichnis"/>
        <w:rPr>
          <w:rFonts w:eastAsiaTheme="minorHAnsi"/>
          <w:lang w:val="de-DE" w:eastAsia="en-US"/>
        </w:rPr>
      </w:pPr>
      <w:r>
        <w:rPr>
          <w:sz w:val="28"/>
          <w:szCs w:val="28"/>
        </w:rPr>
        <w:fldChar w:fldCharType="begin"/>
      </w:r>
      <w:r w:rsidR="000020AA">
        <w:rPr>
          <w:sz w:val="28"/>
          <w:szCs w:val="28"/>
        </w:rPr>
        <w:instrText xml:space="preserve"> ADDIN ZOTERO_BIBL {"uncited":[],"omitted":[],"custom":[]} CSL_BIBLIOGRAPHY </w:instrText>
      </w:r>
      <w:r>
        <w:rPr>
          <w:sz w:val="28"/>
          <w:szCs w:val="28"/>
        </w:rPr>
        <w:fldChar w:fldCharType="separate"/>
      </w:r>
      <w:r w:rsidR="00C44254" w:rsidRPr="00C44254">
        <w:rPr>
          <w:rFonts w:eastAsiaTheme="minorHAnsi"/>
          <w:lang w:val="de-DE" w:eastAsia="en-US"/>
        </w:rPr>
        <w:t>1.</w:t>
      </w:r>
      <w:r w:rsidR="00C44254" w:rsidRPr="00C44254">
        <w:rPr>
          <w:rFonts w:eastAsiaTheme="minorHAnsi"/>
          <w:lang w:val="de-DE" w:eastAsia="en-US"/>
        </w:rPr>
        <w:tab/>
        <w:t xml:space="preserve">Safdarian M, Trinka E, Rahimi-Movaghar V, et al. Global, regional, and national burden of spinal cord injury, 1990–2019: a systematic analysis for the Global Burden of Disease Study 2019. </w:t>
      </w:r>
      <w:r w:rsidR="00C44254" w:rsidRPr="00C44254">
        <w:rPr>
          <w:rFonts w:eastAsiaTheme="minorHAnsi"/>
          <w:i/>
          <w:iCs/>
          <w:lang w:val="de-DE" w:eastAsia="en-US"/>
        </w:rPr>
        <w:t>Lancet Neurol</w:t>
      </w:r>
      <w:r w:rsidR="00C44254" w:rsidRPr="00C44254">
        <w:rPr>
          <w:rFonts w:eastAsiaTheme="minorHAnsi"/>
          <w:lang w:val="de-DE" w:eastAsia="en-US"/>
        </w:rPr>
        <w:t>. 2023;22(11):1026-1047. doi:10.1016/S1474-4422(23)00287-9</w:t>
      </w:r>
    </w:p>
    <w:p w14:paraId="4921B564"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w:t>
      </w:r>
      <w:r w:rsidRPr="00C44254">
        <w:rPr>
          <w:rFonts w:eastAsiaTheme="minorHAnsi"/>
          <w:lang w:val="de-DE" w:eastAsia="en-US"/>
        </w:rPr>
        <w:tab/>
        <w:t xml:space="preserve">Ahuja CS, Nori S, Tetreault L, et al. Traumatic Spinal Cord Injury—Repair and Regeneration. </w:t>
      </w:r>
      <w:r w:rsidRPr="00C44254">
        <w:rPr>
          <w:rFonts w:eastAsiaTheme="minorHAnsi"/>
          <w:i/>
          <w:iCs/>
          <w:lang w:val="de-DE" w:eastAsia="en-US"/>
        </w:rPr>
        <w:t>Neurosurgery</w:t>
      </w:r>
      <w:r w:rsidRPr="00C44254">
        <w:rPr>
          <w:rFonts w:eastAsiaTheme="minorHAnsi"/>
          <w:lang w:val="de-DE" w:eastAsia="en-US"/>
        </w:rPr>
        <w:t>. 2017;80(3S):S9. doi:10.1093/neuros/nyw080</w:t>
      </w:r>
    </w:p>
    <w:p w14:paraId="2D389EE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w:t>
      </w:r>
      <w:r w:rsidRPr="00C44254">
        <w:rPr>
          <w:rFonts w:eastAsiaTheme="minorHAnsi"/>
          <w:lang w:val="de-DE" w:eastAsia="en-US"/>
        </w:rPr>
        <w:tab/>
        <w:t xml:space="preserve">Anjum A, Yazid MD, Fauzi Daud M, et al. Spinal Cord Injury: Pathophysiology, Multimolecular Interactions, and Underlying Recovery Mechanisms. </w:t>
      </w:r>
      <w:r w:rsidRPr="00C44254">
        <w:rPr>
          <w:rFonts w:eastAsiaTheme="minorHAnsi"/>
          <w:i/>
          <w:iCs/>
          <w:lang w:val="de-DE" w:eastAsia="en-US"/>
        </w:rPr>
        <w:t>Int J Mol Sci</w:t>
      </w:r>
      <w:r w:rsidRPr="00C44254">
        <w:rPr>
          <w:rFonts w:eastAsiaTheme="minorHAnsi"/>
          <w:lang w:val="de-DE" w:eastAsia="en-US"/>
        </w:rPr>
        <w:t>. 2020;21(20):7533. doi:10.3390/ijms21207533</w:t>
      </w:r>
    </w:p>
    <w:p w14:paraId="703430F8"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w:t>
      </w:r>
      <w:r w:rsidRPr="00C44254">
        <w:rPr>
          <w:rFonts w:eastAsiaTheme="minorHAnsi"/>
          <w:lang w:val="de-DE" w:eastAsia="en-US"/>
        </w:rPr>
        <w:tab/>
        <w:t xml:space="preserve">Li J, Kang W, Wang X, Pan F. Progress in treatment of pathological neuropathic pain after spinal cord injury. </w:t>
      </w:r>
      <w:r w:rsidRPr="00C44254">
        <w:rPr>
          <w:rFonts w:eastAsiaTheme="minorHAnsi"/>
          <w:i/>
          <w:iCs/>
          <w:lang w:val="de-DE" w:eastAsia="en-US"/>
        </w:rPr>
        <w:t>Front Neurol</w:t>
      </w:r>
      <w:r w:rsidRPr="00C44254">
        <w:rPr>
          <w:rFonts w:eastAsiaTheme="minorHAnsi"/>
          <w:lang w:val="de-DE" w:eastAsia="en-US"/>
        </w:rPr>
        <w:t>. 2024;15. doi:10.3389/fneur.2024.1430288</w:t>
      </w:r>
    </w:p>
    <w:p w14:paraId="1D47976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w:t>
      </w:r>
      <w:r w:rsidRPr="00C44254">
        <w:rPr>
          <w:rFonts w:eastAsiaTheme="minorHAnsi"/>
          <w:lang w:val="de-DE" w:eastAsia="en-US"/>
        </w:rPr>
        <w:tab/>
        <w:t xml:space="preserve">Defrin R, Gruener H, Gaidukov E, et al. From acute to long-term alterations in pain processing and modulation after spinal cord injury: mechanisms related to chronification of central neuropathic pain. </w:t>
      </w:r>
      <w:r w:rsidRPr="00C44254">
        <w:rPr>
          <w:rFonts w:eastAsiaTheme="minorHAnsi"/>
          <w:i/>
          <w:iCs/>
          <w:lang w:val="de-DE" w:eastAsia="en-US"/>
        </w:rPr>
        <w:t>PAIN</w:t>
      </w:r>
      <w:r w:rsidRPr="00C44254">
        <w:rPr>
          <w:rFonts w:eastAsiaTheme="minorHAnsi"/>
          <w:lang w:val="de-DE" w:eastAsia="en-US"/>
        </w:rPr>
        <w:t>. 2022;163(1):e94. doi:10.1097/j.pain.0000000000002315</w:t>
      </w:r>
    </w:p>
    <w:p w14:paraId="5E870C5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6.</w:t>
      </w:r>
      <w:r w:rsidRPr="00C44254">
        <w:rPr>
          <w:rFonts w:eastAsiaTheme="minorHAnsi"/>
          <w:lang w:val="de-DE" w:eastAsia="en-US"/>
        </w:rPr>
        <w:tab/>
        <w:t xml:space="preserve">Gruener H, Zeilig G, Gaidukov E, et al. Biomarkers for predicting central neuropathic pain occurrence and severity after spinal cord injury: results of a long-term longitudinal study. </w:t>
      </w:r>
      <w:r w:rsidRPr="00C44254">
        <w:rPr>
          <w:rFonts w:eastAsiaTheme="minorHAnsi"/>
          <w:i/>
          <w:iCs/>
          <w:lang w:val="de-DE" w:eastAsia="en-US"/>
        </w:rPr>
        <w:t>PAIN</w:t>
      </w:r>
      <w:r w:rsidRPr="00C44254">
        <w:rPr>
          <w:rFonts w:eastAsiaTheme="minorHAnsi"/>
          <w:lang w:val="de-DE" w:eastAsia="en-US"/>
        </w:rPr>
        <w:t>. 2020;161(3):545. doi:10.1097/j.pain.0000000000001740</w:t>
      </w:r>
    </w:p>
    <w:p w14:paraId="7DF0ACCE"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7.</w:t>
      </w:r>
      <w:r w:rsidRPr="00C44254">
        <w:rPr>
          <w:rFonts w:eastAsiaTheme="minorHAnsi"/>
          <w:lang w:val="de-DE" w:eastAsia="en-US"/>
        </w:rPr>
        <w:tab/>
        <w:t xml:space="preserve">Burke D, Fullen BM, Stokes D, Lennon O. Neuropathic pain prevalence following spinal cord injury: A systematic review and meta-analysis. </w:t>
      </w:r>
      <w:r w:rsidRPr="00C44254">
        <w:rPr>
          <w:rFonts w:eastAsiaTheme="minorHAnsi"/>
          <w:i/>
          <w:iCs/>
          <w:lang w:val="de-DE" w:eastAsia="en-US"/>
        </w:rPr>
        <w:t>Eur J Pain Lond Engl</w:t>
      </w:r>
      <w:r w:rsidRPr="00C44254">
        <w:rPr>
          <w:rFonts w:eastAsiaTheme="minorHAnsi"/>
          <w:lang w:val="de-DE" w:eastAsia="en-US"/>
        </w:rPr>
        <w:t>. 2017;21(1):29-44. doi:10.1002/ejp.905</w:t>
      </w:r>
    </w:p>
    <w:p w14:paraId="1522672E"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8.</w:t>
      </w:r>
      <w:r w:rsidRPr="00C44254">
        <w:rPr>
          <w:rFonts w:eastAsiaTheme="minorHAnsi"/>
          <w:lang w:val="de-DE" w:eastAsia="en-US"/>
        </w:rPr>
        <w:tab/>
        <w:t>Terminology | International Association for the Study of Pain. International Association for the Study of Pain (IASP). Accessed June 30, 2025. https://www.iasp-pain.org/resources/terminology/</w:t>
      </w:r>
    </w:p>
    <w:p w14:paraId="63DD0B6D"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9.</w:t>
      </w:r>
      <w:r w:rsidRPr="00C44254">
        <w:rPr>
          <w:rFonts w:eastAsiaTheme="minorHAnsi"/>
          <w:lang w:val="de-DE" w:eastAsia="en-US"/>
        </w:rPr>
        <w:tab/>
        <w:t xml:space="preserve">Finnerup NB, Haroutounian S, Kamerman P, et al. Neuropathic pain: an updated grading system for research and clinical practice. </w:t>
      </w:r>
      <w:r w:rsidRPr="00C44254">
        <w:rPr>
          <w:rFonts w:eastAsiaTheme="minorHAnsi"/>
          <w:i/>
          <w:iCs/>
          <w:lang w:val="de-DE" w:eastAsia="en-US"/>
        </w:rPr>
        <w:t>PAIN</w:t>
      </w:r>
      <w:r w:rsidRPr="00C44254">
        <w:rPr>
          <w:rFonts w:eastAsiaTheme="minorHAnsi"/>
          <w:lang w:val="de-DE" w:eastAsia="en-US"/>
        </w:rPr>
        <w:t>. 2016;157(8):1599. doi:10.1097/j.pain.0000000000000492</w:t>
      </w:r>
    </w:p>
    <w:p w14:paraId="320C4BE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10.</w:t>
      </w:r>
      <w:r w:rsidRPr="00C44254">
        <w:rPr>
          <w:rFonts w:eastAsiaTheme="minorHAnsi"/>
          <w:lang w:val="de-DE" w:eastAsia="en-US"/>
        </w:rPr>
        <w:tab/>
        <w:t xml:space="preserve">Siddall PJ. Management of neuropathic pain following spinal cord injury: now and in the future. </w:t>
      </w:r>
      <w:r w:rsidRPr="00C44254">
        <w:rPr>
          <w:rFonts w:eastAsiaTheme="minorHAnsi"/>
          <w:i/>
          <w:iCs/>
          <w:lang w:val="de-DE" w:eastAsia="en-US"/>
        </w:rPr>
        <w:t>Spinal Cord</w:t>
      </w:r>
      <w:r w:rsidRPr="00C44254">
        <w:rPr>
          <w:rFonts w:eastAsiaTheme="minorHAnsi"/>
          <w:lang w:val="de-DE" w:eastAsia="en-US"/>
        </w:rPr>
        <w:t>. 2009;47(5):352-359. doi:10.1038/sc.2008.136</w:t>
      </w:r>
    </w:p>
    <w:p w14:paraId="1CC7FD8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11.</w:t>
      </w:r>
      <w:r w:rsidRPr="00C44254">
        <w:rPr>
          <w:rFonts w:eastAsiaTheme="minorHAnsi"/>
          <w:lang w:val="de-DE" w:eastAsia="en-US"/>
        </w:rPr>
        <w:tab/>
        <w:t xml:space="preserve">Livny A, Golan Y, Itzhaki N, et al. Higher Regional Gray Matter Volume and White Matter Integrity in Individuals With Central Neuropathic Pain After Spinal Cord Injury. </w:t>
      </w:r>
      <w:r w:rsidRPr="00C44254">
        <w:rPr>
          <w:rFonts w:eastAsiaTheme="minorHAnsi"/>
          <w:i/>
          <w:iCs/>
          <w:lang w:val="de-DE" w:eastAsia="en-US"/>
        </w:rPr>
        <w:t>J Neurotrauma</w:t>
      </w:r>
      <w:r w:rsidRPr="00C44254">
        <w:rPr>
          <w:rFonts w:eastAsiaTheme="minorHAnsi"/>
          <w:lang w:val="de-DE" w:eastAsia="en-US"/>
        </w:rPr>
        <w:t>. 2024;41(7-8):836-843. doi:10.1089/neu.2023.0146</w:t>
      </w:r>
    </w:p>
    <w:p w14:paraId="3F5641D8"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12.</w:t>
      </w:r>
      <w:r w:rsidRPr="00C44254">
        <w:rPr>
          <w:rFonts w:eastAsiaTheme="minorHAnsi"/>
          <w:lang w:val="de-DE" w:eastAsia="en-US"/>
        </w:rPr>
        <w:tab/>
        <w:t xml:space="preserve">Jutzeler CR, Huber E, Callaghan MF, et al. Association of pain and CNS structural changes after spinal cord injury. </w:t>
      </w:r>
      <w:r w:rsidRPr="00C44254">
        <w:rPr>
          <w:rFonts w:eastAsiaTheme="minorHAnsi"/>
          <w:i/>
          <w:iCs/>
          <w:lang w:val="de-DE" w:eastAsia="en-US"/>
        </w:rPr>
        <w:t>Sci Rep</w:t>
      </w:r>
      <w:r w:rsidRPr="00C44254">
        <w:rPr>
          <w:rFonts w:eastAsiaTheme="minorHAnsi"/>
          <w:lang w:val="de-DE" w:eastAsia="en-US"/>
        </w:rPr>
        <w:t>. 2016;6(1):18534. doi:10.1038/srep18534</w:t>
      </w:r>
    </w:p>
    <w:p w14:paraId="6B28C37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13.</w:t>
      </w:r>
      <w:r w:rsidRPr="00C44254">
        <w:rPr>
          <w:rFonts w:eastAsiaTheme="minorHAnsi"/>
          <w:lang w:val="de-DE" w:eastAsia="en-US"/>
        </w:rPr>
        <w:tab/>
        <w:t xml:space="preserve">Wang W, Tang S, Li C, et al. Specific Brain Morphometric Changes in Spinal Cord Injury: A Voxel-Based Meta-Analysis of White and Gray Matter Volume. </w:t>
      </w:r>
      <w:r w:rsidRPr="00C44254">
        <w:rPr>
          <w:rFonts w:eastAsiaTheme="minorHAnsi"/>
          <w:i/>
          <w:iCs/>
          <w:lang w:val="de-DE" w:eastAsia="en-US"/>
        </w:rPr>
        <w:t>J Neurotrauma</w:t>
      </w:r>
      <w:r w:rsidRPr="00C44254">
        <w:rPr>
          <w:rFonts w:eastAsiaTheme="minorHAnsi"/>
          <w:lang w:val="de-DE" w:eastAsia="en-US"/>
        </w:rPr>
        <w:t>. 2019;36(15):2348-2357. doi:10.1089/neu.2018.6205</w:t>
      </w:r>
    </w:p>
    <w:p w14:paraId="15DFE827"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lastRenderedPageBreak/>
        <w:t>14.</w:t>
      </w:r>
      <w:r w:rsidRPr="00C44254">
        <w:rPr>
          <w:rFonts w:eastAsiaTheme="minorHAnsi"/>
          <w:lang w:val="de-DE" w:eastAsia="en-US"/>
        </w:rPr>
        <w:tab/>
        <w:t xml:space="preserve">Solstrand Dahlberg L, Becerra L, Borsook D, Linnman C. Brain changes after spinal cord injury, a quantitative meta-analysis and review. </w:t>
      </w:r>
      <w:r w:rsidRPr="00C44254">
        <w:rPr>
          <w:rFonts w:eastAsiaTheme="minorHAnsi"/>
          <w:i/>
          <w:iCs/>
          <w:lang w:val="de-DE" w:eastAsia="en-US"/>
        </w:rPr>
        <w:t>Neurosci Biobehav Rev</w:t>
      </w:r>
      <w:r w:rsidRPr="00C44254">
        <w:rPr>
          <w:rFonts w:eastAsiaTheme="minorHAnsi"/>
          <w:lang w:val="de-DE" w:eastAsia="en-US"/>
        </w:rPr>
        <w:t>. 2018;90:272-293. doi:10.1016/j.neubiorev.2018.04.018</w:t>
      </w:r>
    </w:p>
    <w:p w14:paraId="49D9E8EC"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15.</w:t>
      </w:r>
      <w:r w:rsidRPr="00C44254">
        <w:rPr>
          <w:rFonts w:eastAsiaTheme="minorHAnsi"/>
          <w:lang w:val="de-DE" w:eastAsia="en-US"/>
        </w:rPr>
        <w:tab/>
        <w:t xml:space="preserve">Rutherford S, Fraza C, Dinga R, et al. Charting brain growth and aging at high spatial precision. Baker CI, Taschler B, Esteban O, Constable T, eds. </w:t>
      </w:r>
      <w:r w:rsidRPr="00C44254">
        <w:rPr>
          <w:rFonts w:eastAsiaTheme="minorHAnsi"/>
          <w:i/>
          <w:iCs/>
          <w:lang w:val="de-DE" w:eastAsia="en-US"/>
        </w:rPr>
        <w:t>eLife</w:t>
      </w:r>
      <w:r w:rsidRPr="00C44254">
        <w:rPr>
          <w:rFonts w:eastAsiaTheme="minorHAnsi"/>
          <w:lang w:val="de-DE" w:eastAsia="en-US"/>
        </w:rPr>
        <w:t>. 2022;11:e72904. doi:10.7554/eLife.72904</w:t>
      </w:r>
    </w:p>
    <w:p w14:paraId="47C98DE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16.</w:t>
      </w:r>
      <w:r w:rsidRPr="00C44254">
        <w:rPr>
          <w:rFonts w:eastAsiaTheme="minorHAnsi"/>
          <w:lang w:val="de-DE" w:eastAsia="en-US"/>
        </w:rPr>
        <w:tab/>
        <w:t xml:space="preserve">Huynh V, Lütolf R, Rosner J, et al. Supraspinal nociceptive networks in neuropathic pain after spinal cord injury. </w:t>
      </w:r>
      <w:r w:rsidRPr="00C44254">
        <w:rPr>
          <w:rFonts w:eastAsiaTheme="minorHAnsi"/>
          <w:i/>
          <w:iCs/>
          <w:lang w:val="de-DE" w:eastAsia="en-US"/>
        </w:rPr>
        <w:t>Hum Brain Mapp</w:t>
      </w:r>
      <w:r w:rsidRPr="00C44254">
        <w:rPr>
          <w:rFonts w:eastAsiaTheme="minorHAnsi"/>
          <w:lang w:val="de-DE" w:eastAsia="en-US"/>
        </w:rPr>
        <w:t>. 2021;42(12):3733-3749. doi:10.1002/hbm.25401</w:t>
      </w:r>
    </w:p>
    <w:p w14:paraId="1A55036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17.</w:t>
      </w:r>
      <w:r w:rsidRPr="00C44254">
        <w:rPr>
          <w:rFonts w:eastAsiaTheme="minorHAnsi"/>
          <w:lang w:val="de-DE" w:eastAsia="en-US"/>
        </w:rPr>
        <w:tab/>
        <w:t xml:space="preserve">Huynh V, Lütolf R, Rosner J, et al. Descending pain modulatory efficiency in healthy subjects is related to structure and resting connectivity of brain regions. </w:t>
      </w:r>
      <w:r w:rsidRPr="00C44254">
        <w:rPr>
          <w:rFonts w:eastAsiaTheme="minorHAnsi"/>
          <w:i/>
          <w:iCs/>
          <w:lang w:val="de-DE" w:eastAsia="en-US"/>
        </w:rPr>
        <w:t>NeuroImage</w:t>
      </w:r>
      <w:r w:rsidRPr="00C44254">
        <w:rPr>
          <w:rFonts w:eastAsiaTheme="minorHAnsi"/>
          <w:lang w:val="de-DE" w:eastAsia="en-US"/>
        </w:rPr>
        <w:t>. 2022;247:118742. doi:10.1016/j.neuroimage.2021.118742</w:t>
      </w:r>
    </w:p>
    <w:p w14:paraId="4A6F3F68"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18.</w:t>
      </w:r>
      <w:r w:rsidRPr="00C44254">
        <w:rPr>
          <w:rFonts w:eastAsiaTheme="minorHAnsi"/>
          <w:lang w:val="de-DE" w:eastAsia="en-US"/>
        </w:rPr>
        <w:tab/>
        <w:t xml:space="preserve">Huynh V, Lütolf R, Rosner J, et al. Intrinsic brain connectivity alterations despite intact pain inhibition in subjects with neuropathic pain after spinal cord injury: a pilot study. </w:t>
      </w:r>
      <w:r w:rsidRPr="00C44254">
        <w:rPr>
          <w:rFonts w:eastAsiaTheme="minorHAnsi"/>
          <w:i/>
          <w:iCs/>
          <w:lang w:val="de-DE" w:eastAsia="en-US"/>
        </w:rPr>
        <w:t>Sci Rep</w:t>
      </w:r>
      <w:r w:rsidRPr="00C44254">
        <w:rPr>
          <w:rFonts w:eastAsiaTheme="minorHAnsi"/>
          <w:lang w:val="de-DE" w:eastAsia="en-US"/>
        </w:rPr>
        <w:t>. 2023;13(1):11943. doi:10.1038/s41598-023-37783-w</w:t>
      </w:r>
    </w:p>
    <w:p w14:paraId="28E06834"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19.</w:t>
      </w:r>
      <w:r w:rsidRPr="00C44254">
        <w:rPr>
          <w:rFonts w:eastAsiaTheme="minorHAnsi"/>
          <w:lang w:val="de-DE" w:eastAsia="en-US"/>
        </w:rPr>
        <w:tab/>
        <w:t xml:space="preserve">Rupp R, Biering-Sørensen F, Burns SP, et al. International Standards for Neurological Classification of Spinal Cord Injury. </w:t>
      </w:r>
      <w:r w:rsidRPr="00C44254">
        <w:rPr>
          <w:rFonts w:eastAsiaTheme="minorHAnsi"/>
          <w:i/>
          <w:iCs/>
          <w:lang w:val="de-DE" w:eastAsia="en-US"/>
        </w:rPr>
        <w:t>Top Spinal Cord Inj Rehabil</w:t>
      </w:r>
      <w:r w:rsidRPr="00C44254">
        <w:rPr>
          <w:rFonts w:eastAsiaTheme="minorHAnsi"/>
          <w:lang w:val="de-DE" w:eastAsia="en-US"/>
        </w:rPr>
        <w:t>. 2021;27(2):1-22. doi:10.46292/sci2702-1</w:t>
      </w:r>
    </w:p>
    <w:p w14:paraId="440A4A3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20.</w:t>
      </w:r>
      <w:r w:rsidRPr="00C44254">
        <w:rPr>
          <w:rFonts w:eastAsiaTheme="minorHAnsi"/>
          <w:lang w:val="de-DE" w:eastAsia="en-US"/>
        </w:rPr>
        <w:tab/>
        <w:t xml:space="preserve">Bryce TN, Budh CN, Cardenas DD, et al. Pain After Spinal Cord Injury: An Evidence-based Review for Clinical Practice and Research. </w:t>
      </w:r>
      <w:r w:rsidRPr="00C44254">
        <w:rPr>
          <w:rFonts w:eastAsiaTheme="minorHAnsi"/>
          <w:i/>
          <w:iCs/>
          <w:lang w:val="de-DE" w:eastAsia="en-US"/>
        </w:rPr>
        <w:t>J Spinal Cord Med</w:t>
      </w:r>
      <w:r w:rsidRPr="00C44254">
        <w:rPr>
          <w:rFonts w:eastAsiaTheme="minorHAnsi"/>
          <w:lang w:val="de-DE" w:eastAsia="en-US"/>
        </w:rPr>
        <w:t>. 2007;30(5):421-440. doi:10.1080/10790268.2007.11753405</w:t>
      </w:r>
    </w:p>
    <w:p w14:paraId="59CCEF3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21.</w:t>
      </w:r>
      <w:r w:rsidRPr="00C44254">
        <w:rPr>
          <w:rFonts w:eastAsiaTheme="minorHAnsi"/>
          <w:lang w:val="de-DE" w:eastAsia="en-US"/>
        </w:rPr>
        <w:tab/>
        <w:t xml:space="preserve">Rosner J, Lütolf R, Hostettler P, et al. Assessment of neuropathic pain after spinal cord injury using quantitative pain drawings. </w:t>
      </w:r>
      <w:r w:rsidRPr="00C44254">
        <w:rPr>
          <w:rFonts w:eastAsiaTheme="minorHAnsi"/>
          <w:i/>
          <w:iCs/>
          <w:lang w:val="de-DE" w:eastAsia="en-US"/>
        </w:rPr>
        <w:t>Spinal Cord</w:t>
      </w:r>
      <w:r w:rsidRPr="00C44254">
        <w:rPr>
          <w:rFonts w:eastAsiaTheme="minorHAnsi"/>
          <w:lang w:val="de-DE" w:eastAsia="en-US"/>
        </w:rPr>
        <w:t>. 2021;59(5):529-537. doi:10.1038/s41393-021-00616-6</w:t>
      </w:r>
    </w:p>
    <w:p w14:paraId="26024B1B"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22.</w:t>
      </w:r>
      <w:r w:rsidRPr="00C44254">
        <w:rPr>
          <w:rFonts w:eastAsiaTheme="minorHAnsi"/>
          <w:lang w:val="de-DE" w:eastAsia="en-US"/>
        </w:rPr>
        <w:tab/>
        <w:t xml:space="preserve">Fischl B. FreeSurfer. </w:t>
      </w:r>
      <w:r w:rsidRPr="00C44254">
        <w:rPr>
          <w:rFonts w:eastAsiaTheme="minorHAnsi"/>
          <w:i/>
          <w:iCs/>
          <w:lang w:val="de-DE" w:eastAsia="en-US"/>
        </w:rPr>
        <w:t>NeuroImage</w:t>
      </w:r>
      <w:r w:rsidRPr="00C44254">
        <w:rPr>
          <w:rFonts w:eastAsiaTheme="minorHAnsi"/>
          <w:lang w:val="de-DE" w:eastAsia="en-US"/>
        </w:rPr>
        <w:t>. 2012;62(2):774-781. doi:10.1016/j.neuroimage.2012.01.021</w:t>
      </w:r>
    </w:p>
    <w:p w14:paraId="410805C7"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23.</w:t>
      </w:r>
      <w:r w:rsidRPr="00C44254">
        <w:rPr>
          <w:rFonts w:eastAsiaTheme="minorHAnsi"/>
          <w:lang w:val="de-DE" w:eastAsia="en-US"/>
        </w:rPr>
        <w:tab/>
        <w:t xml:space="preserve">Destrieux C, Fischl B, Dale A, Halgren E. Automatic parcellation of human cortical gyri and sulci using standard anatomical nomenclature. </w:t>
      </w:r>
      <w:r w:rsidRPr="00C44254">
        <w:rPr>
          <w:rFonts w:eastAsiaTheme="minorHAnsi"/>
          <w:i/>
          <w:iCs/>
          <w:lang w:val="de-DE" w:eastAsia="en-US"/>
        </w:rPr>
        <w:t>NeuroImage</w:t>
      </w:r>
      <w:r w:rsidRPr="00C44254">
        <w:rPr>
          <w:rFonts w:eastAsiaTheme="minorHAnsi"/>
          <w:lang w:val="de-DE" w:eastAsia="en-US"/>
        </w:rPr>
        <w:t>. 2010;53(1):1-15. doi:10.1016/j.neuroimage.2010.06.010</w:t>
      </w:r>
    </w:p>
    <w:p w14:paraId="6BD27B4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24.</w:t>
      </w:r>
      <w:r w:rsidRPr="00C44254">
        <w:rPr>
          <w:rFonts w:eastAsiaTheme="minorHAnsi"/>
          <w:lang w:val="de-DE" w:eastAsia="en-US"/>
        </w:rPr>
        <w:tab/>
        <w:t xml:space="preserve">Fischl B, Salat DH, Busa E, et al. Whole Brain Segmentation: Automated Labeling of Neuroanatomical Structures in the Human Brain. </w:t>
      </w:r>
      <w:r w:rsidRPr="00C44254">
        <w:rPr>
          <w:rFonts w:eastAsiaTheme="minorHAnsi"/>
          <w:i/>
          <w:iCs/>
          <w:lang w:val="de-DE" w:eastAsia="en-US"/>
        </w:rPr>
        <w:t>Neuron</w:t>
      </w:r>
      <w:r w:rsidRPr="00C44254">
        <w:rPr>
          <w:rFonts w:eastAsiaTheme="minorHAnsi"/>
          <w:lang w:val="de-DE" w:eastAsia="en-US"/>
        </w:rPr>
        <w:t>. 2002;33(3):341-355. doi:10.1016/S0896-6273(02)00569-X</w:t>
      </w:r>
    </w:p>
    <w:p w14:paraId="04CF764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25.</w:t>
      </w:r>
      <w:r w:rsidRPr="00C44254">
        <w:rPr>
          <w:rFonts w:eastAsiaTheme="minorHAnsi"/>
          <w:lang w:val="de-DE" w:eastAsia="en-US"/>
        </w:rPr>
        <w:tab/>
        <w:t xml:space="preserve">Thompson PM, Stein JL, Medland SE, et al. The ENIGMA Consortium: large-scale collaborative analyses of neuroimaging and genetic data. </w:t>
      </w:r>
      <w:r w:rsidRPr="00C44254">
        <w:rPr>
          <w:rFonts w:eastAsiaTheme="minorHAnsi"/>
          <w:i/>
          <w:iCs/>
          <w:lang w:val="de-DE" w:eastAsia="en-US"/>
        </w:rPr>
        <w:t>Brain Imaging Behav</w:t>
      </w:r>
      <w:r w:rsidRPr="00C44254">
        <w:rPr>
          <w:rFonts w:eastAsiaTheme="minorHAnsi"/>
          <w:lang w:val="de-DE" w:eastAsia="en-US"/>
        </w:rPr>
        <w:t>. 2014;8(2):153-182. doi:10.1007/s11682-013-9269-5</w:t>
      </w:r>
    </w:p>
    <w:p w14:paraId="25F88F61"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26.</w:t>
      </w:r>
      <w:r w:rsidRPr="00C44254">
        <w:rPr>
          <w:rFonts w:eastAsiaTheme="minorHAnsi"/>
          <w:lang w:val="de-DE" w:eastAsia="en-US"/>
        </w:rPr>
        <w:tab/>
        <w:t xml:space="preserve">Stasinopoulos DM, Rigby RA. Generalized Additive Models for Location Scale and Shape (GAMLSS) in </w:t>
      </w:r>
      <w:r w:rsidRPr="00C44254">
        <w:rPr>
          <w:rFonts w:eastAsiaTheme="minorHAnsi"/>
          <w:i/>
          <w:iCs/>
          <w:lang w:val="de-DE" w:eastAsia="en-US"/>
        </w:rPr>
        <w:t>R</w:t>
      </w:r>
      <w:r w:rsidRPr="00C44254">
        <w:rPr>
          <w:rFonts w:eastAsiaTheme="minorHAnsi"/>
          <w:lang w:val="de-DE" w:eastAsia="en-US"/>
        </w:rPr>
        <w:t xml:space="preserve">. </w:t>
      </w:r>
      <w:r w:rsidRPr="00C44254">
        <w:rPr>
          <w:rFonts w:eastAsiaTheme="minorHAnsi"/>
          <w:i/>
          <w:iCs/>
          <w:lang w:val="de-DE" w:eastAsia="en-US"/>
        </w:rPr>
        <w:t>J Stat Softw</w:t>
      </w:r>
      <w:r w:rsidRPr="00C44254">
        <w:rPr>
          <w:rFonts w:eastAsiaTheme="minorHAnsi"/>
          <w:lang w:val="de-DE" w:eastAsia="en-US"/>
        </w:rPr>
        <w:t>. 2007;23(7). doi:10.18637/jss.v023.i07</w:t>
      </w:r>
    </w:p>
    <w:p w14:paraId="4BA14811"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27.</w:t>
      </w:r>
      <w:r w:rsidRPr="00C44254">
        <w:rPr>
          <w:rFonts w:eastAsiaTheme="minorHAnsi"/>
          <w:lang w:val="de-DE" w:eastAsia="en-US"/>
        </w:rPr>
        <w:tab/>
        <w:t xml:space="preserve">Seeley WW, Menon V, Schatzberg AF, et al. Dissociable Intrinsic Connectivity Networks for Salience Processing and Executive Control. </w:t>
      </w:r>
      <w:r w:rsidRPr="00C44254">
        <w:rPr>
          <w:rFonts w:eastAsiaTheme="minorHAnsi"/>
          <w:i/>
          <w:iCs/>
          <w:lang w:val="de-DE" w:eastAsia="en-US"/>
        </w:rPr>
        <w:t>J Neurosci</w:t>
      </w:r>
      <w:r w:rsidRPr="00C44254">
        <w:rPr>
          <w:rFonts w:eastAsiaTheme="minorHAnsi"/>
          <w:lang w:val="de-DE" w:eastAsia="en-US"/>
        </w:rPr>
        <w:t>. 2007;27(9):2349-2356. doi:10.1523/JNEUROSCI.5587-06.2007</w:t>
      </w:r>
    </w:p>
    <w:p w14:paraId="0556872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lastRenderedPageBreak/>
        <w:t>28.</w:t>
      </w:r>
      <w:r w:rsidRPr="00C44254">
        <w:rPr>
          <w:rFonts w:eastAsiaTheme="minorHAnsi"/>
          <w:lang w:val="de-DE" w:eastAsia="en-US"/>
        </w:rPr>
        <w:tab/>
        <w:t xml:space="preserve">Menon V. Large-scale brain networks and psychopathology: a unifying triple network model. </w:t>
      </w:r>
      <w:r w:rsidRPr="00C44254">
        <w:rPr>
          <w:rFonts w:eastAsiaTheme="minorHAnsi"/>
          <w:i/>
          <w:iCs/>
          <w:lang w:val="de-DE" w:eastAsia="en-US"/>
        </w:rPr>
        <w:t>Trends Cogn Sci</w:t>
      </w:r>
      <w:r w:rsidRPr="00C44254">
        <w:rPr>
          <w:rFonts w:eastAsiaTheme="minorHAnsi"/>
          <w:lang w:val="de-DE" w:eastAsia="en-US"/>
        </w:rPr>
        <w:t>. 2011;15(10):483-506. doi:10.1016/j.tics.2011.08.003</w:t>
      </w:r>
    </w:p>
    <w:p w14:paraId="638A8D05"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29.</w:t>
      </w:r>
      <w:r w:rsidRPr="00C44254">
        <w:rPr>
          <w:rFonts w:eastAsiaTheme="minorHAnsi"/>
          <w:lang w:val="de-DE" w:eastAsia="en-US"/>
        </w:rPr>
        <w:tab/>
        <w:t xml:space="preserve">Chen Q, Zheng W, Chen X, et al. Brain Gray Matter Atrophy after Spinal Cord Injury: A Voxel-Based Morphometry Study. </w:t>
      </w:r>
      <w:r w:rsidRPr="00C44254">
        <w:rPr>
          <w:rFonts w:eastAsiaTheme="minorHAnsi"/>
          <w:i/>
          <w:iCs/>
          <w:lang w:val="de-DE" w:eastAsia="en-US"/>
        </w:rPr>
        <w:t>Front Hum Neurosci</w:t>
      </w:r>
      <w:r w:rsidRPr="00C44254">
        <w:rPr>
          <w:rFonts w:eastAsiaTheme="minorHAnsi"/>
          <w:lang w:val="de-DE" w:eastAsia="en-US"/>
        </w:rPr>
        <w:t>. 2017;11:211. doi:10.3389/fnhum.2017.00211</w:t>
      </w:r>
    </w:p>
    <w:p w14:paraId="5550F41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30.</w:t>
      </w:r>
      <w:r w:rsidRPr="00C44254">
        <w:rPr>
          <w:rFonts w:eastAsiaTheme="minorHAnsi"/>
          <w:lang w:val="de-DE" w:eastAsia="en-US"/>
        </w:rPr>
        <w:tab/>
        <w:t xml:space="preserve">Karunakaran KD, He J, Zhao J, et al. Differences in Cortical Gray Matter Atrophy of Paraplegia and Tetraplegia after Complete Spinal Cord Injury. </w:t>
      </w:r>
      <w:r w:rsidRPr="00C44254">
        <w:rPr>
          <w:rFonts w:eastAsiaTheme="minorHAnsi"/>
          <w:i/>
          <w:iCs/>
          <w:lang w:val="de-DE" w:eastAsia="en-US"/>
        </w:rPr>
        <w:t>J Neurotrauma</w:t>
      </w:r>
      <w:r w:rsidRPr="00C44254">
        <w:rPr>
          <w:rFonts w:eastAsiaTheme="minorHAnsi"/>
          <w:lang w:val="de-DE" w:eastAsia="en-US"/>
        </w:rPr>
        <w:t>. 2019;36(12):2045-2051. doi:10.1089/neu.2018.6040</w:t>
      </w:r>
    </w:p>
    <w:p w14:paraId="1DB04F07"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31.</w:t>
      </w:r>
      <w:r w:rsidRPr="00C44254">
        <w:rPr>
          <w:rFonts w:eastAsiaTheme="minorHAnsi"/>
          <w:lang w:val="de-DE" w:eastAsia="en-US"/>
        </w:rPr>
        <w:tab/>
        <w:t xml:space="preserve">White L. Structure of the human sensorimotor system. I: Morphology and cytoarchitecture of the central sulcus. </w:t>
      </w:r>
      <w:r w:rsidRPr="00C44254">
        <w:rPr>
          <w:rFonts w:eastAsiaTheme="minorHAnsi"/>
          <w:i/>
          <w:iCs/>
          <w:lang w:val="de-DE" w:eastAsia="en-US"/>
        </w:rPr>
        <w:t>Cereb Cortex</w:t>
      </w:r>
      <w:r w:rsidRPr="00C44254">
        <w:rPr>
          <w:rFonts w:eastAsiaTheme="minorHAnsi"/>
          <w:lang w:val="de-DE" w:eastAsia="en-US"/>
        </w:rPr>
        <w:t>. 1997;7(1):18-30. doi:10.1093/cercor/7.1.18</w:t>
      </w:r>
    </w:p>
    <w:p w14:paraId="0FD47605"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32.</w:t>
      </w:r>
      <w:r w:rsidRPr="00C44254">
        <w:rPr>
          <w:rFonts w:eastAsiaTheme="minorHAnsi"/>
          <w:lang w:val="de-DE" w:eastAsia="en-US"/>
        </w:rPr>
        <w:tab/>
        <w:t xml:space="preserve">Freund P, Weiskopf N, Ward NS, et al. Disability, atrophy and cortical reorganization following spinal cord injury. </w:t>
      </w:r>
      <w:r w:rsidRPr="00C44254">
        <w:rPr>
          <w:rFonts w:eastAsiaTheme="minorHAnsi"/>
          <w:i/>
          <w:iCs/>
          <w:lang w:val="de-DE" w:eastAsia="en-US"/>
        </w:rPr>
        <w:t>Brain</w:t>
      </w:r>
      <w:r w:rsidRPr="00C44254">
        <w:rPr>
          <w:rFonts w:eastAsiaTheme="minorHAnsi"/>
          <w:lang w:val="de-DE" w:eastAsia="en-US"/>
        </w:rPr>
        <w:t>. 2011;134(6):1610-1622. doi:10.1093/brain/awr093</w:t>
      </w:r>
    </w:p>
    <w:p w14:paraId="64C0535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33.</w:t>
      </w:r>
      <w:r w:rsidRPr="00C44254">
        <w:rPr>
          <w:rFonts w:eastAsiaTheme="minorHAnsi"/>
          <w:lang w:val="de-DE" w:eastAsia="en-US"/>
        </w:rPr>
        <w:tab/>
        <w:t xml:space="preserve">Nardone R, Höller Y, Brigo F, et al. Functional brain reorganization after spinal cord injury: Systematic review of animal and human studies. </w:t>
      </w:r>
      <w:r w:rsidRPr="00C44254">
        <w:rPr>
          <w:rFonts w:eastAsiaTheme="minorHAnsi"/>
          <w:i/>
          <w:iCs/>
          <w:lang w:val="de-DE" w:eastAsia="en-US"/>
        </w:rPr>
        <w:t>Brain Res</w:t>
      </w:r>
      <w:r w:rsidRPr="00C44254">
        <w:rPr>
          <w:rFonts w:eastAsiaTheme="minorHAnsi"/>
          <w:lang w:val="de-DE" w:eastAsia="en-US"/>
        </w:rPr>
        <w:t>. 2013;1504:58-73. doi:10.1016/j.brainres.2012.12.034</w:t>
      </w:r>
    </w:p>
    <w:p w14:paraId="4149186D"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34.</w:t>
      </w:r>
      <w:r w:rsidRPr="00C44254">
        <w:rPr>
          <w:rFonts w:eastAsiaTheme="minorHAnsi"/>
          <w:lang w:val="de-DE" w:eastAsia="en-US"/>
        </w:rPr>
        <w:tab/>
        <w:t xml:space="preserve">Trébuchon A, Alario FX, Liégeois-Chauvel C. Functional Topography of Auditory Areas Derived From the Combination of Electrophysiological Recordings and Cortical Electrical Stimulation. </w:t>
      </w:r>
      <w:r w:rsidRPr="00C44254">
        <w:rPr>
          <w:rFonts w:eastAsiaTheme="minorHAnsi"/>
          <w:i/>
          <w:iCs/>
          <w:lang w:val="de-DE" w:eastAsia="en-US"/>
        </w:rPr>
        <w:t>Front Hum Neurosci</w:t>
      </w:r>
      <w:r w:rsidRPr="00C44254">
        <w:rPr>
          <w:rFonts w:eastAsiaTheme="minorHAnsi"/>
          <w:lang w:val="de-DE" w:eastAsia="en-US"/>
        </w:rPr>
        <w:t>. 2021;15. doi:10.3389/fnhum.2021.702773</w:t>
      </w:r>
    </w:p>
    <w:p w14:paraId="2C3AEACF"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35.</w:t>
      </w:r>
      <w:r w:rsidRPr="00C44254">
        <w:rPr>
          <w:rFonts w:eastAsiaTheme="minorHAnsi"/>
          <w:lang w:val="de-DE" w:eastAsia="en-US"/>
        </w:rPr>
        <w:tab/>
        <w:t xml:space="preserve">Jackson RL, Bajada CJ, Rice GE, Cloutman LL, Lambon Ralph MA. An emergent functional parcellation of the temporal cortex. </w:t>
      </w:r>
      <w:r w:rsidRPr="00C44254">
        <w:rPr>
          <w:rFonts w:eastAsiaTheme="minorHAnsi"/>
          <w:i/>
          <w:iCs/>
          <w:lang w:val="de-DE" w:eastAsia="en-US"/>
        </w:rPr>
        <w:t>NeuroImage</w:t>
      </w:r>
      <w:r w:rsidRPr="00C44254">
        <w:rPr>
          <w:rFonts w:eastAsiaTheme="minorHAnsi"/>
          <w:lang w:val="de-DE" w:eastAsia="en-US"/>
        </w:rPr>
        <w:t>. 2018;170:385-399. doi:10.1016/j.neuroimage.2017.04.024</w:t>
      </w:r>
    </w:p>
    <w:p w14:paraId="6B4EDF8A"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36.</w:t>
      </w:r>
      <w:r w:rsidRPr="00C44254">
        <w:rPr>
          <w:rFonts w:eastAsiaTheme="minorHAnsi"/>
          <w:lang w:val="de-DE" w:eastAsia="en-US"/>
        </w:rPr>
        <w:tab/>
        <w:t xml:space="preserve">Mesulam MM. Temporopolar regions of the human brain. </w:t>
      </w:r>
      <w:r w:rsidRPr="00C44254">
        <w:rPr>
          <w:rFonts w:eastAsiaTheme="minorHAnsi"/>
          <w:i/>
          <w:iCs/>
          <w:lang w:val="de-DE" w:eastAsia="en-US"/>
        </w:rPr>
        <w:t>Brain</w:t>
      </w:r>
      <w:r w:rsidRPr="00C44254">
        <w:rPr>
          <w:rFonts w:eastAsiaTheme="minorHAnsi"/>
          <w:lang w:val="de-DE" w:eastAsia="en-US"/>
        </w:rPr>
        <w:t>. 2022;146(1):20-41. doi:10.1093/brain/awac339</w:t>
      </w:r>
    </w:p>
    <w:p w14:paraId="4BE290E4"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37.</w:t>
      </w:r>
      <w:r w:rsidRPr="00C44254">
        <w:rPr>
          <w:rFonts w:eastAsiaTheme="minorHAnsi"/>
          <w:lang w:val="de-DE" w:eastAsia="en-US"/>
        </w:rPr>
        <w:tab/>
        <w:t xml:space="preserve">Herlin B, Navarro V, Dupont S. The temporal pole: From anatomy to function—A literature appraisal. </w:t>
      </w:r>
      <w:r w:rsidRPr="00C44254">
        <w:rPr>
          <w:rFonts w:eastAsiaTheme="minorHAnsi"/>
          <w:i/>
          <w:iCs/>
          <w:lang w:val="de-DE" w:eastAsia="en-US"/>
        </w:rPr>
        <w:t>J Chem Neuroanat</w:t>
      </w:r>
      <w:r w:rsidRPr="00C44254">
        <w:rPr>
          <w:rFonts w:eastAsiaTheme="minorHAnsi"/>
          <w:lang w:val="de-DE" w:eastAsia="en-US"/>
        </w:rPr>
        <w:t>. 2021;113:101925. doi:10.1016/j.jchemneu.2021.101925</w:t>
      </w:r>
    </w:p>
    <w:p w14:paraId="4DDD59E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38.</w:t>
      </w:r>
      <w:r w:rsidRPr="00C44254">
        <w:rPr>
          <w:rFonts w:eastAsiaTheme="minorHAnsi"/>
          <w:lang w:val="de-DE" w:eastAsia="en-US"/>
        </w:rPr>
        <w:tab/>
        <w:t xml:space="preserve">Olson IR, Plotzker A, Ezzyat Y. The Enigmatic temporal pole: a review of findings on social and emotional processing. </w:t>
      </w:r>
      <w:r w:rsidRPr="00C44254">
        <w:rPr>
          <w:rFonts w:eastAsiaTheme="minorHAnsi"/>
          <w:i/>
          <w:iCs/>
          <w:lang w:val="de-DE" w:eastAsia="en-US"/>
        </w:rPr>
        <w:t>Brain</w:t>
      </w:r>
      <w:r w:rsidRPr="00C44254">
        <w:rPr>
          <w:rFonts w:eastAsiaTheme="minorHAnsi"/>
          <w:lang w:val="de-DE" w:eastAsia="en-US"/>
        </w:rPr>
        <w:t>. 2007;130(7):1718-1731. doi:10.1093/brain/awm052</w:t>
      </w:r>
    </w:p>
    <w:p w14:paraId="3FCF2CBE"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39.</w:t>
      </w:r>
      <w:r w:rsidRPr="00C44254">
        <w:rPr>
          <w:rFonts w:eastAsiaTheme="minorHAnsi"/>
          <w:lang w:val="de-DE" w:eastAsia="en-US"/>
        </w:rPr>
        <w:tab/>
        <w:t xml:space="preserve">Chen X, Wang L, Zheng W, et al. The gray matter atrophy and related network changes occur in the higher cognitive region rather than the primary sensorimotor cortex after spinal cord injury. </w:t>
      </w:r>
      <w:r w:rsidRPr="00C44254">
        <w:rPr>
          <w:rFonts w:eastAsiaTheme="minorHAnsi"/>
          <w:i/>
          <w:iCs/>
          <w:lang w:val="de-DE" w:eastAsia="en-US"/>
        </w:rPr>
        <w:t>PeerJ</w:t>
      </w:r>
      <w:r w:rsidRPr="00C44254">
        <w:rPr>
          <w:rFonts w:eastAsiaTheme="minorHAnsi"/>
          <w:lang w:val="de-DE" w:eastAsia="en-US"/>
        </w:rPr>
        <w:t>. 2023;11:e16172. doi:10.7717/peerj.16172</w:t>
      </w:r>
    </w:p>
    <w:p w14:paraId="09F43A7C"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40.</w:t>
      </w:r>
      <w:r w:rsidRPr="00C44254">
        <w:rPr>
          <w:rFonts w:eastAsiaTheme="minorHAnsi"/>
          <w:lang w:val="de-DE" w:eastAsia="en-US"/>
        </w:rPr>
        <w:tab/>
        <w:t xml:space="preserve">Grill-Spector K, Malach R. THE HUMAN VISUAL CORTEX. </w:t>
      </w:r>
      <w:r w:rsidRPr="00C44254">
        <w:rPr>
          <w:rFonts w:eastAsiaTheme="minorHAnsi"/>
          <w:i/>
          <w:iCs/>
          <w:lang w:val="de-DE" w:eastAsia="en-US"/>
        </w:rPr>
        <w:t>Annu Rev Neurosci</w:t>
      </w:r>
      <w:r w:rsidRPr="00C44254">
        <w:rPr>
          <w:rFonts w:eastAsiaTheme="minorHAnsi"/>
          <w:lang w:val="de-DE" w:eastAsia="en-US"/>
        </w:rPr>
        <w:t>. 2004;27(1):649-677. doi:10.1146/annurev.neuro.27.070203.144220</w:t>
      </w:r>
    </w:p>
    <w:p w14:paraId="79746921"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41.</w:t>
      </w:r>
      <w:r w:rsidRPr="00C44254">
        <w:rPr>
          <w:rFonts w:eastAsiaTheme="minorHAnsi"/>
          <w:lang w:val="de-DE" w:eastAsia="en-US"/>
        </w:rPr>
        <w:tab/>
        <w:t xml:space="preserve">Richter M, Amunts K, Mohlberg H, et al. Cytoarchitectonic segregation of human posterior intraparietal and adjacent parieto-occipital sulcus and its relation to visuomotor and cognitive functions. </w:t>
      </w:r>
      <w:r w:rsidRPr="00C44254">
        <w:rPr>
          <w:rFonts w:eastAsiaTheme="minorHAnsi"/>
          <w:i/>
          <w:iCs/>
          <w:lang w:val="de-DE" w:eastAsia="en-US"/>
        </w:rPr>
        <w:t>Cereb Cortex</w:t>
      </w:r>
      <w:r w:rsidRPr="00C44254">
        <w:rPr>
          <w:rFonts w:eastAsiaTheme="minorHAnsi"/>
          <w:lang w:val="de-DE" w:eastAsia="en-US"/>
        </w:rPr>
        <w:t>. 2019;29(3):1305-1327. doi:10.1093/cercor/bhy245</w:t>
      </w:r>
    </w:p>
    <w:p w14:paraId="01F21F2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42.</w:t>
      </w:r>
      <w:r w:rsidRPr="00C44254">
        <w:rPr>
          <w:rFonts w:eastAsiaTheme="minorHAnsi"/>
          <w:lang w:val="de-DE" w:eastAsia="en-US"/>
        </w:rPr>
        <w:tab/>
        <w:t xml:space="preserve">Bavelier D, Neville HJ. Cross-modal plasticity: where and how? </w:t>
      </w:r>
      <w:r w:rsidRPr="00C44254">
        <w:rPr>
          <w:rFonts w:eastAsiaTheme="minorHAnsi"/>
          <w:i/>
          <w:iCs/>
          <w:lang w:val="de-DE" w:eastAsia="en-US"/>
        </w:rPr>
        <w:t>Nat Rev Neurosci</w:t>
      </w:r>
      <w:r w:rsidRPr="00C44254">
        <w:rPr>
          <w:rFonts w:eastAsiaTheme="minorHAnsi"/>
          <w:lang w:val="de-DE" w:eastAsia="en-US"/>
        </w:rPr>
        <w:t>. 2002;3(6):443-452. doi:10.1038/nrn848</w:t>
      </w:r>
    </w:p>
    <w:p w14:paraId="40A136D7"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lastRenderedPageBreak/>
        <w:t>43.</w:t>
      </w:r>
      <w:r w:rsidRPr="00C44254">
        <w:rPr>
          <w:rFonts w:eastAsiaTheme="minorHAnsi"/>
          <w:lang w:val="de-DE" w:eastAsia="en-US"/>
        </w:rPr>
        <w:tab/>
        <w:t xml:space="preserve">Yu H, Chen D, Jiang H, et al. Brain morphology changes after spinal cord injury: A voxel-based meta-analysis. </w:t>
      </w:r>
      <w:r w:rsidRPr="00C44254">
        <w:rPr>
          <w:rFonts w:eastAsiaTheme="minorHAnsi"/>
          <w:i/>
          <w:iCs/>
          <w:lang w:val="de-DE" w:eastAsia="en-US"/>
        </w:rPr>
        <w:t>Front Neurol</w:t>
      </w:r>
      <w:r w:rsidRPr="00C44254">
        <w:rPr>
          <w:rFonts w:eastAsiaTheme="minorHAnsi"/>
          <w:lang w:val="de-DE" w:eastAsia="en-US"/>
        </w:rPr>
        <w:t>. 2022;13. doi:10.3389/fneur.2022.999375</w:t>
      </w:r>
    </w:p>
    <w:p w14:paraId="03C1A7A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44.</w:t>
      </w:r>
      <w:r w:rsidRPr="00C44254">
        <w:rPr>
          <w:rFonts w:eastAsiaTheme="minorHAnsi"/>
          <w:lang w:val="de-DE" w:eastAsia="en-US"/>
        </w:rPr>
        <w:tab/>
        <w:t xml:space="preserve">Wang W, Tang S, Li C, et al. Specific Brain Morphometric Changes in Spinal Cord Injury: A Voxel-Based Meta-Analysis of White and Gray Matter Volume. </w:t>
      </w:r>
      <w:r w:rsidRPr="00C44254">
        <w:rPr>
          <w:rFonts w:eastAsiaTheme="minorHAnsi"/>
          <w:i/>
          <w:iCs/>
          <w:lang w:val="de-DE" w:eastAsia="en-US"/>
        </w:rPr>
        <w:t>J Neurotrauma</w:t>
      </w:r>
      <w:r w:rsidRPr="00C44254">
        <w:rPr>
          <w:rFonts w:eastAsiaTheme="minorHAnsi"/>
          <w:lang w:val="de-DE" w:eastAsia="en-US"/>
        </w:rPr>
        <w:t>. 2019;36(15):2348-2357. doi:10.1089/neu.2018.6205</w:t>
      </w:r>
    </w:p>
    <w:p w14:paraId="3748ADF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45.</w:t>
      </w:r>
      <w:r w:rsidRPr="00C44254">
        <w:rPr>
          <w:rFonts w:eastAsiaTheme="minorHAnsi"/>
          <w:lang w:val="de-DE" w:eastAsia="en-US"/>
        </w:rPr>
        <w:tab/>
        <w:t xml:space="preserve">Nishimura Y, Onoe H, Onoe K, Morichika Y, Tsukada H, Isa T. Neural Substrates for the Motivational Regulation of Motor Recovery after Spinal-Cord Injury. </w:t>
      </w:r>
      <w:r w:rsidRPr="00C44254">
        <w:rPr>
          <w:rFonts w:eastAsiaTheme="minorHAnsi"/>
          <w:i/>
          <w:iCs/>
          <w:lang w:val="de-DE" w:eastAsia="en-US"/>
        </w:rPr>
        <w:t>PLOS ONE</w:t>
      </w:r>
      <w:r w:rsidRPr="00C44254">
        <w:rPr>
          <w:rFonts w:eastAsiaTheme="minorHAnsi"/>
          <w:lang w:val="de-DE" w:eastAsia="en-US"/>
        </w:rPr>
        <w:t>. 2011;6(9):e24854. doi:10.1371/journal.pone.0024854</w:t>
      </w:r>
    </w:p>
    <w:p w14:paraId="7A45EA5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46.</w:t>
      </w:r>
      <w:r w:rsidRPr="00C44254">
        <w:rPr>
          <w:rFonts w:eastAsiaTheme="minorHAnsi"/>
          <w:lang w:val="de-DE" w:eastAsia="en-US"/>
        </w:rPr>
        <w:tab/>
        <w:t xml:space="preserve">Gallagher M, Chiba AA. The amygdala and emotion. </w:t>
      </w:r>
      <w:r w:rsidRPr="00C44254">
        <w:rPr>
          <w:rFonts w:eastAsiaTheme="minorHAnsi"/>
          <w:i/>
          <w:iCs/>
          <w:lang w:val="de-DE" w:eastAsia="en-US"/>
        </w:rPr>
        <w:t>Curr Opin Neurobiol</w:t>
      </w:r>
      <w:r w:rsidRPr="00C44254">
        <w:rPr>
          <w:rFonts w:eastAsiaTheme="minorHAnsi"/>
          <w:lang w:val="de-DE" w:eastAsia="en-US"/>
        </w:rPr>
        <w:t>. 1996;6(2):221-227. doi:10.1016/S0959-4388(96)80076-6</w:t>
      </w:r>
    </w:p>
    <w:p w14:paraId="673AF140"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47.</w:t>
      </w:r>
      <w:r w:rsidRPr="00C44254">
        <w:rPr>
          <w:rFonts w:eastAsiaTheme="minorHAnsi"/>
          <w:lang w:val="de-DE" w:eastAsia="en-US"/>
        </w:rPr>
        <w:tab/>
        <w:t xml:space="preserve">Freund P, Friston K, Thompson AJ, et al. Embodied neurology: an integrative framework for neurological disorders. </w:t>
      </w:r>
      <w:r w:rsidRPr="00C44254">
        <w:rPr>
          <w:rFonts w:eastAsiaTheme="minorHAnsi"/>
          <w:i/>
          <w:iCs/>
          <w:lang w:val="de-DE" w:eastAsia="en-US"/>
        </w:rPr>
        <w:t>Brain</w:t>
      </w:r>
      <w:r w:rsidRPr="00C44254">
        <w:rPr>
          <w:rFonts w:eastAsiaTheme="minorHAnsi"/>
          <w:lang w:val="de-DE" w:eastAsia="en-US"/>
        </w:rPr>
        <w:t>. 2016;139(6):1855-1861. doi:10.1093/brain/aww076</w:t>
      </w:r>
    </w:p>
    <w:p w14:paraId="5B461D8F"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48.</w:t>
      </w:r>
      <w:r w:rsidRPr="00C44254">
        <w:rPr>
          <w:rFonts w:eastAsiaTheme="minorHAnsi"/>
          <w:lang w:val="de-DE" w:eastAsia="en-US"/>
        </w:rPr>
        <w:tab/>
        <w:t xml:space="preserve">Apkarian AV, Sosa Y, Sonty S, et al. Chronic Back Pain Is Associated with Decreased Prefrontal and Thalamic Gray Matter Density. </w:t>
      </w:r>
      <w:r w:rsidRPr="00C44254">
        <w:rPr>
          <w:rFonts w:eastAsiaTheme="minorHAnsi"/>
          <w:i/>
          <w:iCs/>
          <w:lang w:val="de-DE" w:eastAsia="en-US"/>
        </w:rPr>
        <w:t>J Neurosci</w:t>
      </w:r>
      <w:r w:rsidRPr="00C44254">
        <w:rPr>
          <w:rFonts w:eastAsiaTheme="minorHAnsi"/>
          <w:lang w:val="de-DE" w:eastAsia="en-US"/>
        </w:rPr>
        <w:t>. 2004;24(46):10410-10415. doi:10.1523/JNEUROSCI.2541-04.2004</w:t>
      </w:r>
    </w:p>
    <w:p w14:paraId="2BE8D3B6"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49.</w:t>
      </w:r>
      <w:r w:rsidRPr="00C44254">
        <w:rPr>
          <w:rFonts w:eastAsiaTheme="minorHAnsi"/>
          <w:lang w:val="de-DE" w:eastAsia="en-US"/>
        </w:rPr>
        <w:tab/>
        <w:t xml:space="preserve">Mole TB, MacIver K, Sluming V, Ridgway GR, Nurmikko TJ. Specific brain morphometric changes in spinal cord injury with and without neuropathic pain. </w:t>
      </w:r>
      <w:r w:rsidRPr="00C44254">
        <w:rPr>
          <w:rFonts w:eastAsiaTheme="minorHAnsi"/>
          <w:i/>
          <w:iCs/>
          <w:lang w:val="de-DE" w:eastAsia="en-US"/>
        </w:rPr>
        <w:t>NeuroImage Clin</w:t>
      </w:r>
      <w:r w:rsidRPr="00C44254">
        <w:rPr>
          <w:rFonts w:eastAsiaTheme="minorHAnsi"/>
          <w:lang w:val="de-DE" w:eastAsia="en-US"/>
        </w:rPr>
        <w:t>. 2014;5:28-35. doi:10.1016/j.nicl.2014.05.014</w:t>
      </w:r>
    </w:p>
    <w:p w14:paraId="1E0EC20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50.</w:t>
      </w:r>
      <w:r w:rsidRPr="00C44254">
        <w:rPr>
          <w:rFonts w:eastAsiaTheme="minorHAnsi"/>
          <w:lang w:val="de-DE" w:eastAsia="en-US"/>
        </w:rPr>
        <w:tab/>
        <w:t xml:space="preserve">Kyathanahally SP, Azzarito M, Rosner J, et al. Microstructural plasticity in nociceptive pathways after spinal cord injury. </w:t>
      </w:r>
      <w:r w:rsidRPr="00C44254">
        <w:rPr>
          <w:rFonts w:eastAsiaTheme="minorHAnsi"/>
          <w:i/>
          <w:iCs/>
          <w:lang w:val="de-DE" w:eastAsia="en-US"/>
        </w:rPr>
        <w:t>J Neurol Neurosurg Psychiatry</w:t>
      </w:r>
      <w:r w:rsidRPr="00C44254">
        <w:rPr>
          <w:rFonts w:eastAsiaTheme="minorHAnsi"/>
          <w:lang w:val="de-DE" w:eastAsia="en-US"/>
        </w:rPr>
        <w:t>. 2021;92(8):863-871. doi:10.1136/jnnp-2020-325580</w:t>
      </w:r>
    </w:p>
    <w:p w14:paraId="3735BF36"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51.</w:t>
      </w:r>
      <w:r w:rsidRPr="00C44254">
        <w:rPr>
          <w:rFonts w:eastAsiaTheme="minorHAnsi"/>
          <w:lang w:val="de-DE" w:eastAsia="en-US"/>
        </w:rPr>
        <w:tab/>
        <w:t xml:space="preserve">Gustin SM, Wrigley PJ, Siddall PJ, Henderson LA. Brain Anatomy Changes Associated with Persistent Neuropathic Pain Following Spinal Cord Injury. </w:t>
      </w:r>
      <w:r w:rsidRPr="00C44254">
        <w:rPr>
          <w:rFonts w:eastAsiaTheme="minorHAnsi"/>
          <w:i/>
          <w:iCs/>
          <w:lang w:val="de-DE" w:eastAsia="en-US"/>
        </w:rPr>
        <w:t>Cereb Cortex</w:t>
      </w:r>
      <w:r w:rsidRPr="00C44254">
        <w:rPr>
          <w:rFonts w:eastAsiaTheme="minorHAnsi"/>
          <w:lang w:val="de-DE" w:eastAsia="en-US"/>
        </w:rPr>
        <w:t>. 2010;20(6):1409-1419. doi:10.1093/cercor/bhp205</w:t>
      </w:r>
    </w:p>
    <w:p w14:paraId="23F55775"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52.</w:t>
      </w:r>
      <w:r w:rsidRPr="00C44254">
        <w:rPr>
          <w:rFonts w:eastAsiaTheme="minorHAnsi"/>
          <w:lang w:val="de-DE" w:eastAsia="en-US"/>
        </w:rPr>
        <w:tab/>
        <w:t xml:space="preserve">Price DD. Central neural mechanisms that interrelate sensory and affective dimensions of pain. </w:t>
      </w:r>
      <w:r w:rsidRPr="00C44254">
        <w:rPr>
          <w:rFonts w:eastAsiaTheme="minorHAnsi"/>
          <w:i/>
          <w:iCs/>
          <w:lang w:val="de-DE" w:eastAsia="en-US"/>
        </w:rPr>
        <w:t>Mol Interv</w:t>
      </w:r>
      <w:r w:rsidRPr="00C44254">
        <w:rPr>
          <w:rFonts w:eastAsiaTheme="minorHAnsi"/>
          <w:lang w:val="de-DE" w:eastAsia="en-US"/>
        </w:rPr>
        <w:t>. 2002;2(6):392-403, 339. doi:10.1124/mi.2.6.392</w:t>
      </w:r>
    </w:p>
    <w:p w14:paraId="1628D901"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53.</w:t>
      </w:r>
      <w:r w:rsidRPr="00C44254">
        <w:rPr>
          <w:rFonts w:eastAsiaTheme="minorHAnsi"/>
          <w:lang w:val="de-DE" w:eastAsia="en-US"/>
        </w:rPr>
        <w:tab/>
        <w:t xml:space="preserve">Tracey I, Mantyh PW. The Cerebral Signature for Pain Perception and Its Modulation. </w:t>
      </w:r>
      <w:r w:rsidRPr="00C44254">
        <w:rPr>
          <w:rFonts w:eastAsiaTheme="minorHAnsi"/>
          <w:i/>
          <w:iCs/>
          <w:lang w:val="de-DE" w:eastAsia="en-US"/>
        </w:rPr>
        <w:t>Neuron</w:t>
      </w:r>
      <w:r w:rsidRPr="00C44254">
        <w:rPr>
          <w:rFonts w:eastAsiaTheme="minorHAnsi"/>
          <w:lang w:val="de-DE" w:eastAsia="en-US"/>
        </w:rPr>
        <w:t>. 2007;55(3):377-391. doi:10.1016/j.neuron.2007.07.012</w:t>
      </w:r>
    </w:p>
    <w:p w14:paraId="3819C95D"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54.</w:t>
      </w:r>
      <w:r w:rsidRPr="00C44254">
        <w:rPr>
          <w:rFonts w:eastAsiaTheme="minorHAnsi"/>
          <w:lang w:val="de-DE" w:eastAsia="en-US"/>
        </w:rPr>
        <w:tab/>
        <w:t xml:space="preserve">Dong WK, Chudler EH, Sugiyama K, Roberts VJ, Hayashi T. Somatosensory, multisensory, and task-related neurons in cortical area 7b (PF) of unanesthetized monkeys. </w:t>
      </w:r>
      <w:r w:rsidRPr="00C44254">
        <w:rPr>
          <w:rFonts w:eastAsiaTheme="minorHAnsi"/>
          <w:i/>
          <w:iCs/>
          <w:lang w:val="de-DE" w:eastAsia="en-US"/>
        </w:rPr>
        <w:t>J Neurophysiol</w:t>
      </w:r>
      <w:r w:rsidRPr="00C44254">
        <w:rPr>
          <w:rFonts w:eastAsiaTheme="minorHAnsi"/>
          <w:lang w:val="de-DE" w:eastAsia="en-US"/>
        </w:rPr>
        <w:t>. 1994;72(2):542-564. doi:10.1152/jn.1994.72.2.542</w:t>
      </w:r>
    </w:p>
    <w:p w14:paraId="504ED1FF"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55.</w:t>
      </w:r>
      <w:r w:rsidRPr="00C44254">
        <w:rPr>
          <w:rFonts w:eastAsiaTheme="minorHAnsi"/>
          <w:lang w:val="de-DE" w:eastAsia="en-US"/>
        </w:rPr>
        <w:tab/>
        <w:t xml:space="preserve">Preißler S, Feiler J, Dietrich C, Hofmann GO, Miltner WHR, Weiss T. Gray Matter Changes Following Limb Amputation with High and Low Intensities of Phantom Limb Pain. </w:t>
      </w:r>
      <w:r w:rsidRPr="00C44254">
        <w:rPr>
          <w:rFonts w:eastAsiaTheme="minorHAnsi"/>
          <w:i/>
          <w:iCs/>
          <w:lang w:val="de-DE" w:eastAsia="en-US"/>
        </w:rPr>
        <w:t>Cereb Cortex</w:t>
      </w:r>
      <w:r w:rsidRPr="00C44254">
        <w:rPr>
          <w:rFonts w:eastAsiaTheme="minorHAnsi"/>
          <w:lang w:val="de-DE" w:eastAsia="en-US"/>
        </w:rPr>
        <w:t>. 2013;23(5):1038-1048. doi:10.1093/cercor/bhs063</w:t>
      </w:r>
    </w:p>
    <w:p w14:paraId="7ADAFBF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56.</w:t>
      </w:r>
      <w:r w:rsidRPr="00C44254">
        <w:rPr>
          <w:rFonts w:eastAsiaTheme="minorHAnsi"/>
          <w:lang w:val="de-DE" w:eastAsia="en-US"/>
        </w:rPr>
        <w:tab/>
        <w:t xml:space="preserve">Gustin SM, Wrigley PJ, Gandevia SC, Middleton JW, Henderson LA, Siddall PJ. Movement imagery increases pain in people with neuropathic pain following complete thoracic spinal cord injury. </w:t>
      </w:r>
      <w:r w:rsidRPr="00C44254">
        <w:rPr>
          <w:rFonts w:eastAsiaTheme="minorHAnsi"/>
          <w:i/>
          <w:iCs/>
          <w:lang w:val="de-DE" w:eastAsia="en-US"/>
        </w:rPr>
        <w:t>PAIN</w:t>
      </w:r>
      <w:r w:rsidRPr="00C44254">
        <w:rPr>
          <w:rFonts w:eastAsiaTheme="minorHAnsi"/>
          <w:lang w:val="de-DE" w:eastAsia="en-US"/>
        </w:rPr>
        <w:t>. 2008;137(2):237. doi:10.1016/j.pain.2007.08.032</w:t>
      </w:r>
    </w:p>
    <w:p w14:paraId="3E018594"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57.</w:t>
      </w:r>
      <w:r w:rsidRPr="00C44254">
        <w:rPr>
          <w:rFonts w:eastAsiaTheme="minorHAnsi"/>
          <w:lang w:val="de-DE" w:eastAsia="en-US"/>
        </w:rPr>
        <w:tab/>
        <w:t xml:space="preserve">Moseley LG. Using visual illusion to reduce at-level neuropathic pain in paraplegia. </w:t>
      </w:r>
      <w:r w:rsidRPr="00C44254">
        <w:rPr>
          <w:rFonts w:eastAsiaTheme="minorHAnsi"/>
          <w:i/>
          <w:iCs/>
          <w:lang w:val="de-DE" w:eastAsia="en-US"/>
        </w:rPr>
        <w:t>PAIN</w:t>
      </w:r>
      <w:r w:rsidRPr="00C44254">
        <w:rPr>
          <w:rFonts w:eastAsiaTheme="minorHAnsi"/>
          <w:lang w:val="de-DE" w:eastAsia="en-US"/>
        </w:rPr>
        <w:t>. 2007;130(3):294. doi:10.1016/j.pain.2007.01.007</w:t>
      </w:r>
    </w:p>
    <w:p w14:paraId="5B6E5DD9"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lastRenderedPageBreak/>
        <w:t>58.</w:t>
      </w:r>
      <w:r w:rsidRPr="00C44254">
        <w:rPr>
          <w:rFonts w:eastAsiaTheme="minorHAnsi"/>
          <w:lang w:val="de-DE" w:eastAsia="en-US"/>
        </w:rPr>
        <w:tab/>
        <w:t xml:space="preserve">May A. Chronic pain may change the structure of the brain. </w:t>
      </w:r>
      <w:r w:rsidRPr="00C44254">
        <w:rPr>
          <w:rFonts w:eastAsiaTheme="minorHAnsi"/>
          <w:i/>
          <w:iCs/>
          <w:lang w:val="de-DE" w:eastAsia="en-US"/>
        </w:rPr>
        <w:t>PAIN</w:t>
      </w:r>
      <w:r w:rsidRPr="00C44254">
        <w:rPr>
          <w:rFonts w:eastAsiaTheme="minorHAnsi"/>
          <w:lang w:val="de-DE" w:eastAsia="en-US"/>
        </w:rPr>
        <w:t>. 2008;137(1):7. doi:10.1016/j.pain.2008.02.034</w:t>
      </w:r>
    </w:p>
    <w:p w14:paraId="34133AEE"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59.</w:t>
      </w:r>
      <w:r w:rsidRPr="00C44254">
        <w:rPr>
          <w:rFonts w:eastAsiaTheme="minorHAnsi"/>
          <w:lang w:val="de-DE" w:eastAsia="en-US"/>
        </w:rPr>
        <w:tab/>
        <w:t xml:space="preserve">Freund P, Curt A, Friston K, Thompson A. Tracking Changes following Spinal Cord Injury. </w:t>
      </w:r>
      <w:r w:rsidRPr="00C44254">
        <w:rPr>
          <w:rFonts w:eastAsiaTheme="minorHAnsi"/>
          <w:i/>
          <w:iCs/>
          <w:lang w:val="de-DE" w:eastAsia="en-US"/>
        </w:rPr>
        <w:t>The Neuroscientist</w:t>
      </w:r>
      <w:r w:rsidRPr="00C44254">
        <w:rPr>
          <w:rFonts w:eastAsiaTheme="minorHAnsi"/>
          <w:lang w:val="de-DE" w:eastAsia="en-US"/>
        </w:rPr>
        <w:t>. 2013;19(2):116-128. doi:10.1177/1073858412449192</w:t>
      </w:r>
    </w:p>
    <w:p w14:paraId="60C881EB"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60.</w:t>
      </w:r>
      <w:r w:rsidRPr="00C44254">
        <w:rPr>
          <w:rFonts w:eastAsiaTheme="minorHAnsi"/>
          <w:lang w:val="de-DE" w:eastAsia="en-US"/>
        </w:rPr>
        <w:tab/>
        <w:t xml:space="preserve">Wrigley PJ, Gustin SM, Macey PM, et al. Anatomical Changes in Human Motor Cortex and Motor Pathways following Complete Thoracic Spinal Cord Injury. </w:t>
      </w:r>
      <w:r w:rsidRPr="00C44254">
        <w:rPr>
          <w:rFonts w:eastAsiaTheme="minorHAnsi"/>
          <w:i/>
          <w:iCs/>
          <w:lang w:val="de-DE" w:eastAsia="en-US"/>
        </w:rPr>
        <w:t>Cereb Cortex</w:t>
      </w:r>
      <w:r w:rsidRPr="00C44254">
        <w:rPr>
          <w:rFonts w:eastAsiaTheme="minorHAnsi"/>
          <w:lang w:val="de-DE" w:eastAsia="en-US"/>
        </w:rPr>
        <w:t>. 2009;19(1):224-232. doi:10.1093/cercor/bhn072</w:t>
      </w:r>
    </w:p>
    <w:p w14:paraId="072CFCD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61.</w:t>
      </w:r>
      <w:r w:rsidRPr="00C44254">
        <w:rPr>
          <w:rFonts w:eastAsiaTheme="minorHAnsi"/>
          <w:lang w:val="de-DE" w:eastAsia="en-US"/>
        </w:rPr>
        <w:tab/>
        <w:t xml:space="preserve">Jurkiewicz MT, Mikulis DJ, McIlroy WE, Fehlings MG, Verrier MC. Sensorimotor Cortical Plasticity During Recovery Following Spinal Cord Injury: A Longitudinal fMRI Study. </w:t>
      </w:r>
      <w:r w:rsidRPr="00C44254">
        <w:rPr>
          <w:rFonts w:eastAsiaTheme="minorHAnsi"/>
          <w:i/>
          <w:iCs/>
          <w:lang w:val="de-DE" w:eastAsia="en-US"/>
        </w:rPr>
        <w:t>Neurorehabil Neural Repair</w:t>
      </w:r>
      <w:r w:rsidRPr="00C44254">
        <w:rPr>
          <w:rFonts w:eastAsiaTheme="minorHAnsi"/>
          <w:lang w:val="de-DE" w:eastAsia="en-US"/>
        </w:rPr>
        <w:t>. 2007;21(6):527-538. doi:10.1177/1545968307301872</w:t>
      </w:r>
    </w:p>
    <w:p w14:paraId="63EBE612"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62.</w:t>
      </w:r>
      <w:r w:rsidRPr="00C44254">
        <w:rPr>
          <w:rFonts w:eastAsiaTheme="minorHAnsi"/>
          <w:lang w:val="de-DE" w:eastAsia="en-US"/>
        </w:rPr>
        <w:tab/>
        <w:t xml:space="preserve">Manning B, Mayer D. The central nucleus of the amygdala contributes to the production of morphine antinociception in the rat tail-flick test. </w:t>
      </w:r>
      <w:r w:rsidRPr="00C44254">
        <w:rPr>
          <w:rFonts w:eastAsiaTheme="minorHAnsi"/>
          <w:i/>
          <w:iCs/>
          <w:lang w:val="de-DE" w:eastAsia="en-US"/>
        </w:rPr>
        <w:t>J Neurosci</w:t>
      </w:r>
      <w:r w:rsidRPr="00C44254">
        <w:rPr>
          <w:rFonts w:eastAsiaTheme="minorHAnsi"/>
          <w:lang w:val="de-DE" w:eastAsia="en-US"/>
        </w:rPr>
        <w:t>. 1995;15(12):8199-8213. doi:10.1523/JNEUROSCI.15-12-08199.1995</w:t>
      </w:r>
    </w:p>
    <w:p w14:paraId="6BE61BF3" w14:textId="77777777" w:rsidR="00C44254" w:rsidRPr="00C44254" w:rsidRDefault="00C44254" w:rsidP="00C44254">
      <w:pPr>
        <w:pStyle w:val="Literaturverzeichnis"/>
        <w:rPr>
          <w:rFonts w:eastAsiaTheme="minorHAnsi"/>
          <w:lang w:val="de-DE" w:eastAsia="en-US"/>
        </w:rPr>
      </w:pPr>
      <w:r w:rsidRPr="00C44254">
        <w:rPr>
          <w:rFonts w:eastAsiaTheme="minorHAnsi"/>
          <w:lang w:val="de-DE" w:eastAsia="en-US"/>
        </w:rPr>
        <w:t>63.</w:t>
      </w:r>
      <w:r w:rsidRPr="00C44254">
        <w:rPr>
          <w:rFonts w:eastAsiaTheme="minorHAnsi"/>
          <w:lang w:val="de-DE" w:eastAsia="en-US"/>
        </w:rPr>
        <w:tab/>
        <w:t xml:space="preserve">Tershner SA, Helmstetter FJ. Antinociception produced by mu opioid receptor activation in the amygdala is partly dependent on activation of mu opioid and neurotensin receptors in the ventral periaqueductal gray. </w:t>
      </w:r>
      <w:r w:rsidRPr="00C44254">
        <w:rPr>
          <w:rFonts w:eastAsiaTheme="minorHAnsi"/>
          <w:i/>
          <w:iCs/>
          <w:lang w:val="de-DE" w:eastAsia="en-US"/>
        </w:rPr>
        <w:t>Brain Res</w:t>
      </w:r>
      <w:r w:rsidRPr="00C44254">
        <w:rPr>
          <w:rFonts w:eastAsiaTheme="minorHAnsi"/>
          <w:lang w:val="de-DE" w:eastAsia="en-US"/>
        </w:rPr>
        <w:t>. 2000;865(1):17-26. doi:10.1016/S0006-8993(00)02179-X</w:t>
      </w:r>
    </w:p>
    <w:p w14:paraId="3B00F095" w14:textId="4F334B28" w:rsidR="00DE696D" w:rsidRPr="00474F98" w:rsidRDefault="00D52C7A" w:rsidP="00474F98">
      <w:pPr>
        <w:pStyle w:val="Literaturverzeichnis"/>
        <w:ind w:left="0" w:firstLine="0"/>
        <w:rPr>
          <w:sz w:val="28"/>
          <w:szCs w:val="28"/>
        </w:rPr>
      </w:pPr>
      <w:r>
        <w:rPr>
          <w:sz w:val="28"/>
          <w:szCs w:val="28"/>
        </w:rPr>
        <w:fldChar w:fldCharType="end"/>
      </w:r>
    </w:p>
    <w:p w14:paraId="44CD422E" w14:textId="0A7FD8AF" w:rsidR="00DE696D" w:rsidRPr="00DE696D" w:rsidRDefault="00DE696D" w:rsidP="00DE696D">
      <w:pPr>
        <w:pStyle w:val="berschrift1"/>
      </w:pPr>
      <w:r w:rsidRPr="00DE696D">
        <w:t xml:space="preserve">Appendix/ Supplementary </w:t>
      </w:r>
    </w:p>
    <w:p w14:paraId="2B791580" w14:textId="5F5F26D6" w:rsidR="00DE696D" w:rsidRDefault="00A10603" w:rsidP="00DE696D">
      <w:pPr>
        <w:pStyle w:val="berschrift2"/>
      </w:pPr>
      <w:r>
        <w:t xml:space="preserve">S1: </w:t>
      </w:r>
      <w:r w:rsidR="00DE696D">
        <w:t xml:space="preserve">SCI deviations from normative model </w:t>
      </w:r>
    </w:p>
    <w:p w14:paraId="6D215631" w14:textId="118DCEE6" w:rsidR="00DE696D" w:rsidRPr="00DE696D" w:rsidRDefault="00A10603" w:rsidP="00A10603">
      <w:r>
        <w:t xml:space="preserve">The table reports residual deviations from normative </w:t>
      </w:r>
      <w:r w:rsidR="00474F98">
        <w:t>model</w:t>
      </w:r>
      <w:r>
        <w:t xml:space="preserve"> for all 179 structural brain features (based on original atlas labels). One-sample</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t</w:t>
      </w:r>
      <w:r>
        <w:t xml:space="preserve">-tests were used to assess whether each feature significantly deviated from zero in the overall SCI cohort. For each </w:t>
      </w:r>
      <w:r w:rsidR="00474F98">
        <w:t>feature,</w:t>
      </w:r>
      <w:r>
        <w:t xml:space="preserve"> the test statistic (t-value), uncorrected</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p</w:t>
      </w:r>
      <w:r>
        <w:t>-value, Cohen’s</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d</w:t>
      </w:r>
      <w:r>
        <w:rPr>
          <w:rStyle w:val="apple-converted-space"/>
          <w:rFonts w:ascii="-webkit-standard" w:eastAsiaTheme="majorEastAsia" w:hAnsi="-webkit-standard"/>
          <w:color w:val="000000"/>
          <w:sz w:val="27"/>
          <w:szCs w:val="27"/>
        </w:rPr>
        <w:t xml:space="preserve"> </w:t>
      </w:r>
      <w:r>
        <w:t>effect size and corrected p-value are provided.</w:t>
      </w:r>
    </w:p>
    <w:tbl>
      <w:tblPr>
        <w:tblStyle w:val="Tabellenraster"/>
        <w:tblpPr w:leftFromText="141" w:rightFromText="141" w:vertAnchor="text" w:horzAnchor="margin" w:tblpY="494"/>
        <w:tblW w:w="9209" w:type="dxa"/>
        <w:tblLook w:val="04A0" w:firstRow="1" w:lastRow="0" w:firstColumn="1" w:lastColumn="0" w:noHBand="0" w:noVBand="1"/>
      </w:tblPr>
      <w:tblGrid>
        <w:gridCol w:w="3397"/>
        <w:gridCol w:w="1560"/>
        <w:gridCol w:w="1275"/>
        <w:gridCol w:w="1418"/>
        <w:gridCol w:w="1559"/>
      </w:tblGrid>
      <w:tr w:rsidR="00DE696D" w:rsidRPr="00DE696D" w14:paraId="1E1A2CDE" w14:textId="77777777" w:rsidTr="00DE696D">
        <w:trPr>
          <w:trHeight w:val="300"/>
        </w:trPr>
        <w:tc>
          <w:tcPr>
            <w:tcW w:w="3397" w:type="dxa"/>
            <w:noWrap/>
            <w:hideMark/>
          </w:tcPr>
          <w:p w14:paraId="7F69239D" w14:textId="486B681B" w:rsidR="00DE696D" w:rsidRPr="00474F98" w:rsidRDefault="00DE696D" w:rsidP="00DE696D">
            <w:pPr>
              <w:spacing w:line="240" w:lineRule="auto"/>
              <w:jc w:val="center"/>
              <w:rPr>
                <w:b/>
                <w:bCs/>
                <w:sz w:val="21"/>
                <w:szCs w:val="21"/>
                <w:lang w:val="de-CH"/>
              </w:rPr>
            </w:pPr>
            <w:r w:rsidRPr="00474F98">
              <w:rPr>
                <w:b/>
                <w:bCs/>
                <w:sz w:val="21"/>
                <w:szCs w:val="21"/>
                <w:lang w:val="de-CH"/>
              </w:rPr>
              <w:t xml:space="preserve"> Brain features</w:t>
            </w:r>
          </w:p>
        </w:tc>
        <w:tc>
          <w:tcPr>
            <w:tcW w:w="1560" w:type="dxa"/>
            <w:noWrap/>
            <w:hideMark/>
          </w:tcPr>
          <w:p w14:paraId="5BD4A5EA" w14:textId="77777777" w:rsidR="00DE696D" w:rsidRPr="00474F98" w:rsidRDefault="00DE696D" w:rsidP="00DE696D">
            <w:pPr>
              <w:spacing w:line="240" w:lineRule="auto"/>
              <w:jc w:val="center"/>
              <w:rPr>
                <w:b/>
                <w:bCs/>
                <w:sz w:val="21"/>
                <w:szCs w:val="21"/>
                <w:lang w:val="de-CH"/>
              </w:rPr>
            </w:pPr>
            <w:r w:rsidRPr="00474F98">
              <w:rPr>
                <w:b/>
                <w:bCs/>
                <w:sz w:val="21"/>
                <w:szCs w:val="21"/>
                <w:lang w:val="de-CH"/>
              </w:rPr>
              <w:t>T - Value</w:t>
            </w:r>
          </w:p>
        </w:tc>
        <w:tc>
          <w:tcPr>
            <w:tcW w:w="1275" w:type="dxa"/>
            <w:noWrap/>
            <w:hideMark/>
          </w:tcPr>
          <w:p w14:paraId="07EDECDC" w14:textId="77777777" w:rsidR="00DE696D" w:rsidRPr="00474F98" w:rsidRDefault="00DE696D" w:rsidP="00DE696D">
            <w:pPr>
              <w:spacing w:line="240" w:lineRule="auto"/>
              <w:jc w:val="center"/>
              <w:rPr>
                <w:b/>
                <w:bCs/>
                <w:sz w:val="21"/>
                <w:szCs w:val="21"/>
                <w:lang w:val="de-CH"/>
              </w:rPr>
            </w:pPr>
            <w:r w:rsidRPr="00474F98">
              <w:rPr>
                <w:b/>
                <w:bCs/>
                <w:sz w:val="21"/>
                <w:szCs w:val="21"/>
                <w:lang w:val="de-CH"/>
              </w:rPr>
              <w:t>p-value</w:t>
            </w:r>
          </w:p>
        </w:tc>
        <w:tc>
          <w:tcPr>
            <w:tcW w:w="1418" w:type="dxa"/>
            <w:noWrap/>
            <w:hideMark/>
          </w:tcPr>
          <w:p w14:paraId="4DA46825" w14:textId="77777777" w:rsidR="00DE696D" w:rsidRPr="00474F98" w:rsidRDefault="00DE696D" w:rsidP="00DE696D">
            <w:pPr>
              <w:spacing w:line="240" w:lineRule="auto"/>
              <w:jc w:val="center"/>
              <w:rPr>
                <w:b/>
                <w:bCs/>
                <w:sz w:val="21"/>
                <w:szCs w:val="21"/>
                <w:lang w:val="de-CH"/>
              </w:rPr>
            </w:pPr>
            <w:r w:rsidRPr="00474F98">
              <w:rPr>
                <w:b/>
                <w:bCs/>
                <w:sz w:val="21"/>
                <w:szCs w:val="21"/>
                <w:lang w:val="de-CH"/>
              </w:rPr>
              <w:t>Cohen’s d</w:t>
            </w:r>
          </w:p>
        </w:tc>
        <w:tc>
          <w:tcPr>
            <w:tcW w:w="1559" w:type="dxa"/>
            <w:noWrap/>
            <w:hideMark/>
          </w:tcPr>
          <w:p w14:paraId="373C446F" w14:textId="77777777" w:rsidR="00DE696D" w:rsidRPr="00474F98" w:rsidRDefault="00DE696D" w:rsidP="00DE696D">
            <w:pPr>
              <w:spacing w:line="240" w:lineRule="auto"/>
              <w:jc w:val="center"/>
              <w:rPr>
                <w:b/>
                <w:bCs/>
                <w:sz w:val="21"/>
                <w:szCs w:val="21"/>
                <w:lang w:val="de-CH"/>
              </w:rPr>
            </w:pPr>
            <w:r w:rsidRPr="00474F98">
              <w:rPr>
                <w:b/>
                <w:bCs/>
                <w:sz w:val="21"/>
                <w:szCs w:val="21"/>
                <w:lang w:val="de-CH"/>
              </w:rPr>
              <w:t>p-value (FDR)</w:t>
            </w:r>
          </w:p>
        </w:tc>
      </w:tr>
      <w:tr w:rsidR="00DE696D" w:rsidRPr="00DE696D" w14:paraId="622F42A3" w14:textId="77777777" w:rsidTr="00DE696D">
        <w:trPr>
          <w:trHeight w:val="300"/>
        </w:trPr>
        <w:tc>
          <w:tcPr>
            <w:tcW w:w="3397" w:type="dxa"/>
            <w:noWrap/>
            <w:hideMark/>
          </w:tcPr>
          <w:p w14:paraId="6D38129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rh_G&amp;S_transv_frontopol_thickness</w:t>
            </w:r>
          </w:p>
        </w:tc>
        <w:tc>
          <w:tcPr>
            <w:tcW w:w="1560" w:type="dxa"/>
            <w:noWrap/>
            <w:hideMark/>
          </w:tcPr>
          <w:p w14:paraId="23B462A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-5.4931</w:t>
            </w:r>
          </w:p>
        </w:tc>
        <w:tc>
          <w:tcPr>
            <w:tcW w:w="1275" w:type="dxa"/>
            <w:noWrap/>
            <w:hideMark/>
          </w:tcPr>
          <w:p w14:paraId="5A384DE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w:t>
            </w:r>
          </w:p>
        </w:tc>
        <w:tc>
          <w:tcPr>
            <w:tcW w:w="1418" w:type="dxa"/>
            <w:noWrap/>
            <w:hideMark/>
          </w:tcPr>
          <w:p w14:paraId="3D1125C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-0.942</w:t>
            </w:r>
          </w:p>
        </w:tc>
        <w:tc>
          <w:tcPr>
            <w:tcW w:w="1559" w:type="dxa"/>
            <w:noWrap/>
            <w:hideMark/>
          </w:tcPr>
          <w:p w14:paraId="55E2359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w:t>
            </w:r>
          </w:p>
        </w:tc>
      </w:tr>
      <w:tr w:rsidR="00DE696D" w:rsidRPr="00DE696D" w14:paraId="0EACA5B2" w14:textId="77777777" w:rsidTr="00DE696D">
        <w:trPr>
          <w:trHeight w:val="300"/>
        </w:trPr>
        <w:tc>
          <w:tcPr>
            <w:tcW w:w="3397" w:type="dxa"/>
            <w:noWrap/>
            <w:hideMark/>
          </w:tcPr>
          <w:p w14:paraId="4A1C646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rh_S_oc_sup&amp;transversal_thickness</w:t>
            </w:r>
          </w:p>
        </w:tc>
        <w:tc>
          <w:tcPr>
            <w:tcW w:w="1560" w:type="dxa"/>
            <w:noWrap/>
            <w:hideMark/>
          </w:tcPr>
          <w:p w14:paraId="36CB509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5.6095</w:t>
            </w:r>
          </w:p>
        </w:tc>
        <w:tc>
          <w:tcPr>
            <w:tcW w:w="1275" w:type="dxa"/>
            <w:noWrap/>
            <w:hideMark/>
          </w:tcPr>
          <w:p w14:paraId="30DF234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w:t>
            </w:r>
          </w:p>
        </w:tc>
        <w:tc>
          <w:tcPr>
            <w:tcW w:w="1418" w:type="dxa"/>
            <w:noWrap/>
            <w:hideMark/>
          </w:tcPr>
          <w:p w14:paraId="7B59E9C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0.962</w:t>
            </w:r>
          </w:p>
        </w:tc>
        <w:tc>
          <w:tcPr>
            <w:tcW w:w="1559" w:type="dxa"/>
            <w:noWrap/>
            <w:hideMark/>
          </w:tcPr>
          <w:p w14:paraId="436B83D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w:t>
            </w:r>
          </w:p>
        </w:tc>
      </w:tr>
      <w:tr w:rsidR="00DE696D" w:rsidRPr="00DE696D" w14:paraId="725E5821" w14:textId="77777777" w:rsidTr="00DE696D">
        <w:trPr>
          <w:trHeight w:val="300"/>
        </w:trPr>
        <w:tc>
          <w:tcPr>
            <w:tcW w:w="3397" w:type="dxa"/>
            <w:noWrap/>
            <w:hideMark/>
          </w:tcPr>
          <w:p w14:paraId="105D5D0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rh_S_oc-temp_med&amp;Lingual_thickness</w:t>
            </w:r>
          </w:p>
        </w:tc>
        <w:tc>
          <w:tcPr>
            <w:tcW w:w="1560" w:type="dxa"/>
            <w:noWrap/>
            <w:hideMark/>
          </w:tcPr>
          <w:p w14:paraId="2C75C1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5.3033</w:t>
            </w:r>
          </w:p>
        </w:tc>
        <w:tc>
          <w:tcPr>
            <w:tcW w:w="1275" w:type="dxa"/>
            <w:noWrap/>
            <w:hideMark/>
          </w:tcPr>
          <w:p w14:paraId="3C8ECCC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0.00001</w:t>
            </w:r>
          </w:p>
        </w:tc>
        <w:tc>
          <w:tcPr>
            <w:tcW w:w="1418" w:type="dxa"/>
            <w:noWrap/>
            <w:hideMark/>
          </w:tcPr>
          <w:p w14:paraId="4D52117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0.91</w:t>
            </w:r>
          </w:p>
        </w:tc>
        <w:tc>
          <w:tcPr>
            <w:tcW w:w="1559" w:type="dxa"/>
            <w:noWrap/>
            <w:hideMark/>
          </w:tcPr>
          <w:p w14:paraId="60748D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0.000597</w:t>
            </w:r>
          </w:p>
        </w:tc>
      </w:tr>
      <w:tr w:rsidR="00DE696D" w:rsidRPr="00DE696D" w14:paraId="76BE01CE" w14:textId="77777777" w:rsidTr="00DE696D">
        <w:trPr>
          <w:trHeight w:val="300"/>
        </w:trPr>
        <w:tc>
          <w:tcPr>
            <w:tcW w:w="3397" w:type="dxa"/>
            <w:noWrap/>
            <w:hideMark/>
          </w:tcPr>
          <w:p w14:paraId="2867E5E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TotalGrayVol (Vol)</w:t>
            </w:r>
          </w:p>
        </w:tc>
        <w:tc>
          <w:tcPr>
            <w:tcW w:w="1560" w:type="dxa"/>
            <w:noWrap/>
            <w:hideMark/>
          </w:tcPr>
          <w:p w14:paraId="65903A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-4.8532</w:t>
            </w:r>
          </w:p>
        </w:tc>
        <w:tc>
          <w:tcPr>
            <w:tcW w:w="1275" w:type="dxa"/>
            <w:noWrap/>
            <w:hideMark/>
          </w:tcPr>
          <w:p w14:paraId="693443A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0.00003</w:t>
            </w:r>
          </w:p>
        </w:tc>
        <w:tc>
          <w:tcPr>
            <w:tcW w:w="1418" w:type="dxa"/>
            <w:noWrap/>
            <w:hideMark/>
          </w:tcPr>
          <w:p w14:paraId="1514DAB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-0.832</w:t>
            </w:r>
          </w:p>
        </w:tc>
        <w:tc>
          <w:tcPr>
            <w:tcW w:w="1559" w:type="dxa"/>
            <w:noWrap/>
            <w:hideMark/>
          </w:tcPr>
          <w:p w14:paraId="5C16EE3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0.001343</w:t>
            </w:r>
          </w:p>
        </w:tc>
      </w:tr>
      <w:tr w:rsidR="00DE696D" w:rsidRPr="00DE696D" w14:paraId="610FF770" w14:textId="77777777" w:rsidTr="00DE696D">
        <w:trPr>
          <w:trHeight w:val="300"/>
        </w:trPr>
        <w:tc>
          <w:tcPr>
            <w:tcW w:w="3397" w:type="dxa"/>
            <w:noWrap/>
            <w:hideMark/>
          </w:tcPr>
          <w:p w14:paraId="72583AC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rh_S_oc_middle&amp;Lunatus_thickness</w:t>
            </w:r>
          </w:p>
        </w:tc>
        <w:tc>
          <w:tcPr>
            <w:tcW w:w="1560" w:type="dxa"/>
            <w:noWrap/>
            <w:hideMark/>
          </w:tcPr>
          <w:p w14:paraId="3CFDC43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4.5292</w:t>
            </w:r>
          </w:p>
        </w:tc>
        <w:tc>
          <w:tcPr>
            <w:tcW w:w="1275" w:type="dxa"/>
            <w:noWrap/>
            <w:hideMark/>
          </w:tcPr>
          <w:p w14:paraId="6E5D75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0.00007</w:t>
            </w:r>
          </w:p>
        </w:tc>
        <w:tc>
          <w:tcPr>
            <w:tcW w:w="1418" w:type="dxa"/>
            <w:noWrap/>
            <w:hideMark/>
          </w:tcPr>
          <w:p w14:paraId="1270C10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0.777</w:t>
            </w:r>
          </w:p>
        </w:tc>
        <w:tc>
          <w:tcPr>
            <w:tcW w:w="1559" w:type="dxa"/>
            <w:noWrap/>
            <w:hideMark/>
          </w:tcPr>
          <w:p w14:paraId="0AAB19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0.002506</w:t>
            </w:r>
          </w:p>
        </w:tc>
      </w:tr>
      <w:tr w:rsidR="00DE696D" w:rsidRPr="00DE696D" w14:paraId="2015DB1B" w14:textId="77777777" w:rsidTr="00DE696D">
        <w:trPr>
          <w:trHeight w:val="300"/>
        </w:trPr>
        <w:tc>
          <w:tcPr>
            <w:tcW w:w="3397" w:type="dxa"/>
            <w:noWrap/>
            <w:hideMark/>
          </w:tcPr>
          <w:p w14:paraId="3C94744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rh_S_intrapariet&amp;P_trans_thickness</w:t>
            </w:r>
          </w:p>
        </w:tc>
        <w:tc>
          <w:tcPr>
            <w:tcW w:w="1560" w:type="dxa"/>
            <w:noWrap/>
            <w:hideMark/>
          </w:tcPr>
          <w:p w14:paraId="4308C4E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4.399</w:t>
            </w:r>
          </w:p>
        </w:tc>
        <w:tc>
          <w:tcPr>
            <w:tcW w:w="1275" w:type="dxa"/>
            <w:noWrap/>
            <w:hideMark/>
          </w:tcPr>
          <w:p w14:paraId="4275BB1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0.00011</w:t>
            </w:r>
          </w:p>
        </w:tc>
        <w:tc>
          <w:tcPr>
            <w:tcW w:w="1418" w:type="dxa"/>
            <w:noWrap/>
            <w:hideMark/>
          </w:tcPr>
          <w:p w14:paraId="399722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0.754</w:t>
            </w:r>
          </w:p>
        </w:tc>
        <w:tc>
          <w:tcPr>
            <w:tcW w:w="1559" w:type="dxa"/>
            <w:noWrap/>
            <w:hideMark/>
          </w:tcPr>
          <w:p w14:paraId="7615096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0.003282</w:t>
            </w:r>
          </w:p>
        </w:tc>
      </w:tr>
      <w:tr w:rsidR="00DE696D" w:rsidRPr="00DE696D" w14:paraId="05003867" w14:textId="77777777" w:rsidTr="00DE696D">
        <w:trPr>
          <w:trHeight w:val="300"/>
        </w:trPr>
        <w:tc>
          <w:tcPr>
            <w:tcW w:w="3397" w:type="dxa"/>
            <w:noWrap/>
            <w:hideMark/>
          </w:tcPr>
          <w:p w14:paraId="018360D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Right-Cerebellum-Cortex (Vol)</w:t>
            </w:r>
          </w:p>
        </w:tc>
        <w:tc>
          <w:tcPr>
            <w:tcW w:w="1560" w:type="dxa"/>
            <w:noWrap/>
            <w:hideMark/>
          </w:tcPr>
          <w:p w14:paraId="16FF88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-4.123</w:t>
            </w:r>
          </w:p>
        </w:tc>
        <w:tc>
          <w:tcPr>
            <w:tcW w:w="1275" w:type="dxa"/>
            <w:noWrap/>
            <w:hideMark/>
          </w:tcPr>
          <w:p w14:paraId="643076F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0.00024</w:t>
            </w:r>
          </w:p>
        </w:tc>
        <w:tc>
          <w:tcPr>
            <w:tcW w:w="1418" w:type="dxa"/>
            <w:noWrap/>
            <w:hideMark/>
          </w:tcPr>
          <w:p w14:paraId="3250599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-0.707</w:t>
            </w:r>
          </w:p>
        </w:tc>
        <w:tc>
          <w:tcPr>
            <w:tcW w:w="1559" w:type="dxa"/>
            <w:noWrap/>
            <w:hideMark/>
          </w:tcPr>
          <w:p w14:paraId="4F8A3AD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0.006137</w:t>
            </w:r>
          </w:p>
        </w:tc>
      </w:tr>
      <w:tr w:rsidR="00DE696D" w:rsidRPr="00DE696D" w14:paraId="7468DAF0" w14:textId="77777777" w:rsidTr="00DE696D">
        <w:trPr>
          <w:trHeight w:val="300"/>
        </w:trPr>
        <w:tc>
          <w:tcPr>
            <w:tcW w:w="3397" w:type="dxa"/>
            <w:noWrap/>
            <w:hideMark/>
          </w:tcPr>
          <w:p w14:paraId="7480894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lh_G&amp;S_paracentral_thickness</w:t>
            </w:r>
          </w:p>
        </w:tc>
        <w:tc>
          <w:tcPr>
            <w:tcW w:w="1560" w:type="dxa"/>
            <w:noWrap/>
            <w:hideMark/>
          </w:tcPr>
          <w:p w14:paraId="7CADB10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-4.0616</w:t>
            </w:r>
          </w:p>
        </w:tc>
        <w:tc>
          <w:tcPr>
            <w:tcW w:w="1275" w:type="dxa"/>
            <w:noWrap/>
            <w:hideMark/>
          </w:tcPr>
          <w:p w14:paraId="2E6C647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0.00028</w:t>
            </w:r>
          </w:p>
        </w:tc>
        <w:tc>
          <w:tcPr>
            <w:tcW w:w="1418" w:type="dxa"/>
            <w:noWrap/>
            <w:hideMark/>
          </w:tcPr>
          <w:p w14:paraId="0F58315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-0.697</w:t>
            </w:r>
          </w:p>
        </w:tc>
        <w:tc>
          <w:tcPr>
            <w:tcW w:w="1559" w:type="dxa"/>
            <w:noWrap/>
            <w:hideMark/>
          </w:tcPr>
          <w:p w14:paraId="4569518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0.006265</w:t>
            </w:r>
          </w:p>
        </w:tc>
      </w:tr>
      <w:tr w:rsidR="00DE696D" w:rsidRPr="00DE696D" w14:paraId="6F7470E6" w14:textId="77777777" w:rsidTr="00DE696D">
        <w:trPr>
          <w:trHeight w:val="300"/>
        </w:trPr>
        <w:tc>
          <w:tcPr>
            <w:tcW w:w="3397" w:type="dxa"/>
            <w:noWrap/>
            <w:hideMark/>
          </w:tcPr>
          <w:p w14:paraId="75A42CE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Left-Pallidum (Vol)</w:t>
            </w:r>
          </w:p>
        </w:tc>
        <w:tc>
          <w:tcPr>
            <w:tcW w:w="1560" w:type="dxa"/>
            <w:noWrap/>
            <w:hideMark/>
          </w:tcPr>
          <w:p w14:paraId="4B29C3F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-3.9433</w:t>
            </w:r>
          </w:p>
        </w:tc>
        <w:tc>
          <w:tcPr>
            <w:tcW w:w="1275" w:type="dxa"/>
            <w:noWrap/>
            <w:hideMark/>
          </w:tcPr>
          <w:p w14:paraId="1C4F49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0.0004</w:t>
            </w:r>
          </w:p>
        </w:tc>
        <w:tc>
          <w:tcPr>
            <w:tcW w:w="1418" w:type="dxa"/>
            <w:noWrap/>
            <w:hideMark/>
          </w:tcPr>
          <w:p w14:paraId="28C64F6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-0.676</w:t>
            </w:r>
          </w:p>
        </w:tc>
        <w:tc>
          <w:tcPr>
            <w:tcW w:w="1559" w:type="dxa"/>
            <w:noWrap/>
            <w:hideMark/>
          </w:tcPr>
          <w:p w14:paraId="5AE071A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0.00716</w:t>
            </w:r>
          </w:p>
        </w:tc>
      </w:tr>
      <w:tr w:rsidR="00DE696D" w:rsidRPr="00DE696D" w14:paraId="36C7C98C" w14:textId="77777777" w:rsidTr="00DE696D">
        <w:trPr>
          <w:trHeight w:val="300"/>
        </w:trPr>
        <w:tc>
          <w:tcPr>
            <w:tcW w:w="3397" w:type="dxa"/>
            <w:noWrap/>
            <w:hideMark/>
          </w:tcPr>
          <w:p w14:paraId="611C1CF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rh_G_front_inf-Opercular_thickness</w:t>
            </w:r>
          </w:p>
        </w:tc>
        <w:tc>
          <w:tcPr>
            <w:tcW w:w="1560" w:type="dxa"/>
            <w:noWrap/>
            <w:hideMark/>
          </w:tcPr>
          <w:p w14:paraId="2B08DF1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-3.9407</w:t>
            </w:r>
          </w:p>
        </w:tc>
        <w:tc>
          <w:tcPr>
            <w:tcW w:w="1275" w:type="dxa"/>
            <w:noWrap/>
            <w:hideMark/>
          </w:tcPr>
          <w:p w14:paraId="0E62FD2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0.0004</w:t>
            </w:r>
          </w:p>
        </w:tc>
        <w:tc>
          <w:tcPr>
            <w:tcW w:w="1418" w:type="dxa"/>
            <w:noWrap/>
            <w:hideMark/>
          </w:tcPr>
          <w:p w14:paraId="0696707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-0.676</w:t>
            </w:r>
          </w:p>
        </w:tc>
        <w:tc>
          <w:tcPr>
            <w:tcW w:w="1559" w:type="dxa"/>
            <w:noWrap/>
            <w:hideMark/>
          </w:tcPr>
          <w:p w14:paraId="5464B6D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0.00716</w:t>
            </w:r>
          </w:p>
        </w:tc>
      </w:tr>
      <w:tr w:rsidR="00DE696D" w:rsidRPr="00DE696D" w14:paraId="02CE492C" w14:textId="77777777" w:rsidTr="00DE696D">
        <w:trPr>
          <w:trHeight w:val="300"/>
        </w:trPr>
        <w:tc>
          <w:tcPr>
            <w:tcW w:w="3397" w:type="dxa"/>
            <w:noWrap/>
            <w:hideMark/>
          </w:tcPr>
          <w:p w14:paraId="298BDF7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lastRenderedPageBreak/>
              <w:t>SubCortGrayVol (Vol)</w:t>
            </w:r>
          </w:p>
        </w:tc>
        <w:tc>
          <w:tcPr>
            <w:tcW w:w="1560" w:type="dxa"/>
            <w:noWrap/>
            <w:hideMark/>
          </w:tcPr>
          <w:p w14:paraId="387973B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-3.6859</w:t>
            </w:r>
          </w:p>
        </w:tc>
        <w:tc>
          <w:tcPr>
            <w:tcW w:w="1275" w:type="dxa"/>
            <w:noWrap/>
            <w:hideMark/>
          </w:tcPr>
          <w:p w14:paraId="2658D6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0.00081</w:t>
            </w:r>
          </w:p>
        </w:tc>
        <w:tc>
          <w:tcPr>
            <w:tcW w:w="1418" w:type="dxa"/>
            <w:noWrap/>
            <w:hideMark/>
          </w:tcPr>
          <w:p w14:paraId="3920138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-0.632</w:t>
            </w:r>
          </w:p>
        </w:tc>
        <w:tc>
          <w:tcPr>
            <w:tcW w:w="1559" w:type="dxa"/>
            <w:noWrap/>
            <w:hideMark/>
          </w:tcPr>
          <w:p w14:paraId="1E99869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0.013181</w:t>
            </w:r>
          </w:p>
        </w:tc>
      </w:tr>
      <w:tr w:rsidR="00DE696D" w:rsidRPr="00DE696D" w14:paraId="3703BA4A" w14:textId="77777777" w:rsidTr="00DE696D">
        <w:trPr>
          <w:trHeight w:val="300"/>
        </w:trPr>
        <w:tc>
          <w:tcPr>
            <w:tcW w:w="3397" w:type="dxa"/>
            <w:noWrap/>
            <w:hideMark/>
          </w:tcPr>
          <w:p w14:paraId="3ED9D46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rh_G_temporal_inf_thickness</w:t>
            </w:r>
          </w:p>
        </w:tc>
        <w:tc>
          <w:tcPr>
            <w:tcW w:w="1560" w:type="dxa"/>
            <w:noWrap/>
            <w:hideMark/>
          </w:tcPr>
          <w:p w14:paraId="46CB90F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-3.4157</w:t>
            </w:r>
          </w:p>
        </w:tc>
        <w:tc>
          <w:tcPr>
            <w:tcW w:w="1275" w:type="dxa"/>
            <w:noWrap/>
            <w:hideMark/>
          </w:tcPr>
          <w:p w14:paraId="0A848C0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0.0017</w:t>
            </w:r>
          </w:p>
        </w:tc>
        <w:tc>
          <w:tcPr>
            <w:tcW w:w="1418" w:type="dxa"/>
            <w:noWrap/>
            <w:hideMark/>
          </w:tcPr>
          <w:p w14:paraId="19FCA2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-0.586</w:t>
            </w:r>
          </w:p>
        </w:tc>
        <w:tc>
          <w:tcPr>
            <w:tcW w:w="1559" w:type="dxa"/>
            <w:noWrap/>
            <w:hideMark/>
          </w:tcPr>
          <w:p w14:paraId="0BF4523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0.022247</w:t>
            </w:r>
          </w:p>
        </w:tc>
      </w:tr>
      <w:tr w:rsidR="00DE696D" w:rsidRPr="00DE696D" w14:paraId="55C3476C" w14:textId="77777777" w:rsidTr="00DE696D">
        <w:trPr>
          <w:trHeight w:val="300"/>
        </w:trPr>
        <w:tc>
          <w:tcPr>
            <w:tcW w:w="3397" w:type="dxa"/>
            <w:noWrap/>
            <w:hideMark/>
          </w:tcPr>
          <w:p w14:paraId="250E715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Left-Amygdala (Vol)</w:t>
            </w:r>
          </w:p>
        </w:tc>
        <w:tc>
          <w:tcPr>
            <w:tcW w:w="1560" w:type="dxa"/>
            <w:noWrap/>
            <w:hideMark/>
          </w:tcPr>
          <w:p w14:paraId="52E8A2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-3.4154</w:t>
            </w:r>
          </w:p>
        </w:tc>
        <w:tc>
          <w:tcPr>
            <w:tcW w:w="1275" w:type="dxa"/>
            <w:noWrap/>
            <w:hideMark/>
          </w:tcPr>
          <w:p w14:paraId="41A2492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0.00171</w:t>
            </w:r>
          </w:p>
        </w:tc>
        <w:tc>
          <w:tcPr>
            <w:tcW w:w="1418" w:type="dxa"/>
            <w:noWrap/>
            <w:hideMark/>
          </w:tcPr>
          <w:p w14:paraId="09DC33F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-0.586</w:t>
            </w:r>
          </w:p>
        </w:tc>
        <w:tc>
          <w:tcPr>
            <w:tcW w:w="1559" w:type="dxa"/>
            <w:noWrap/>
            <w:hideMark/>
          </w:tcPr>
          <w:p w14:paraId="5FC2F8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0.022247</w:t>
            </w:r>
          </w:p>
        </w:tc>
      </w:tr>
      <w:tr w:rsidR="00DE696D" w:rsidRPr="00DE696D" w14:paraId="0CA73C52" w14:textId="77777777" w:rsidTr="00DE696D">
        <w:trPr>
          <w:trHeight w:val="300"/>
        </w:trPr>
        <w:tc>
          <w:tcPr>
            <w:tcW w:w="3397" w:type="dxa"/>
            <w:noWrap/>
            <w:hideMark/>
          </w:tcPr>
          <w:p w14:paraId="3F97D1A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lh_Lat_Fis-ant-Vertical_thickness</w:t>
            </w:r>
          </w:p>
        </w:tc>
        <w:tc>
          <w:tcPr>
            <w:tcW w:w="1560" w:type="dxa"/>
            <w:noWrap/>
            <w:hideMark/>
          </w:tcPr>
          <w:p w14:paraId="77F231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-3.4083</w:t>
            </w:r>
          </w:p>
        </w:tc>
        <w:tc>
          <w:tcPr>
            <w:tcW w:w="1275" w:type="dxa"/>
            <w:noWrap/>
            <w:hideMark/>
          </w:tcPr>
          <w:p w14:paraId="21612B6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0.00174</w:t>
            </w:r>
          </w:p>
        </w:tc>
        <w:tc>
          <w:tcPr>
            <w:tcW w:w="1418" w:type="dxa"/>
            <w:noWrap/>
            <w:hideMark/>
          </w:tcPr>
          <w:p w14:paraId="27CAE1A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-0.585</w:t>
            </w:r>
          </w:p>
        </w:tc>
        <w:tc>
          <w:tcPr>
            <w:tcW w:w="1559" w:type="dxa"/>
            <w:noWrap/>
            <w:hideMark/>
          </w:tcPr>
          <w:p w14:paraId="2D40090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0.022247</w:t>
            </w:r>
          </w:p>
        </w:tc>
      </w:tr>
      <w:tr w:rsidR="00DE696D" w:rsidRPr="00DE696D" w14:paraId="6828EB91" w14:textId="77777777" w:rsidTr="00DE696D">
        <w:trPr>
          <w:trHeight w:val="300"/>
        </w:trPr>
        <w:tc>
          <w:tcPr>
            <w:tcW w:w="3397" w:type="dxa"/>
            <w:noWrap/>
            <w:hideMark/>
          </w:tcPr>
          <w:p w14:paraId="06C1C30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rh_S_front_sup_thickness</w:t>
            </w:r>
          </w:p>
        </w:tc>
        <w:tc>
          <w:tcPr>
            <w:tcW w:w="1560" w:type="dxa"/>
            <w:noWrap/>
            <w:hideMark/>
          </w:tcPr>
          <w:p w14:paraId="5E81491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-3.3208</w:t>
            </w:r>
          </w:p>
        </w:tc>
        <w:tc>
          <w:tcPr>
            <w:tcW w:w="1275" w:type="dxa"/>
            <w:noWrap/>
            <w:hideMark/>
          </w:tcPr>
          <w:p w14:paraId="20DE27A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0.0022</w:t>
            </w:r>
          </w:p>
        </w:tc>
        <w:tc>
          <w:tcPr>
            <w:tcW w:w="1418" w:type="dxa"/>
            <w:noWrap/>
            <w:hideMark/>
          </w:tcPr>
          <w:p w14:paraId="05A467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-0.57</w:t>
            </w:r>
          </w:p>
        </w:tc>
        <w:tc>
          <w:tcPr>
            <w:tcW w:w="1559" w:type="dxa"/>
            <w:noWrap/>
            <w:hideMark/>
          </w:tcPr>
          <w:p w14:paraId="0F270CF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0.024613</w:t>
            </w:r>
          </w:p>
        </w:tc>
      </w:tr>
      <w:tr w:rsidR="00DE696D" w:rsidRPr="00DE696D" w14:paraId="50BE472B" w14:textId="77777777" w:rsidTr="00DE696D">
        <w:trPr>
          <w:trHeight w:val="300"/>
        </w:trPr>
        <w:tc>
          <w:tcPr>
            <w:tcW w:w="3397" w:type="dxa"/>
            <w:noWrap/>
            <w:hideMark/>
          </w:tcPr>
          <w:p w14:paraId="04E20E5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3rd-Ventricle (Vol)</w:t>
            </w:r>
          </w:p>
        </w:tc>
        <w:tc>
          <w:tcPr>
            <w:tcW w:w="1560" w:type="dxa"/>
            <w:noWrap/>
            <w:hideMark/>
          </w:tcPr>
          <w:p w14:paraId="775A45D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3.327</w:t>
            </w:r>
          </w:p>
        </w:tc>
        <w:tc>
          <w:tcPr>
            <w:tcW w:w="1275" w:type="dxa"/>
            <w:noWrap/>
            <w:hideMark/>
          </w:tcPr>
          <w:p w14:paraId="5D36478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0.00216</w:t>
            </w:r>
          </w:p>
        </w:tc>
        <w:tc>
          <w:tcPr>
            <w:tcW w:w="1418" w:type="dxa"/>
            <w:noWrap/>
            <w:hideMark/>
          </w:tcPr>
          <w:p w14:paraId="0662308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0.571</w:t>
            </w:r>
          </w:p>
        </w:tc>
        <w:tc>
          <w:tcPr>
            <w:tcW w:w="1559" w:type="dxa"/>
            <w:noWrap/>
            <w:hideMark/>
          </w:tcPr>
          <w:p w14:paraId="7FED616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0.024613</w:t>
            </w:r>
          </w:p>
        </w:tc>
      </w:tr>
      <w:tr w:rsidR="00DE696D" w:rsidRPr="00DE696D" w14:paraId="4B9ABF15" w14:textId="77777777" w:rsidTr="00DE696D">
        <w:trPr>
          <w:trHeight w:val="300"/>
        </w:trPr>
        <w:tc>
          <w:tcPr>
            <w:tcW w:w="3397" w:type="dxa"/>
            <w:noWrap/>
            <w:hideMark/>
          </w:tcPr>
          <w:p w14:paraId="2EBD109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lh_G&amp;S_subcentral_thickness</w:t>
            </w:r>
          </w:p>
        </w:tc>
        <w:tc>
          <w:tcPr>
            <w:tcW w:w="1560" w:type="dxa"/>
            <w:noWrap/>
            <w:hideMark/>
          </w:tcPr>
          <w:p w14:paraId="036C6C1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-3.1622</w:t>
            </w:r>
          </w:p>
        </w:tc>
        <w:tc>
          <w:tcPr>
            <w:tcW w:w="1275" w:type="dxa"/>
            <w:noWrap/>
            <w:hideMark/>
          </w:tcPr>
          <w:p w14:paraId="717B80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0.00335</w:t>
            </w:r>
          </w:p>
        </w:tc>
        <w:tc>
          <w:tcPr>
            <w:tcW w:w="1418" w:type="dxa"/>
            <w:noWrap/>
            <w:hideMark/>
          </w:tcPr>
          <w:p w14:paraId="29F4058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-0.542</w:t>
            </w:r>
          </w:p>
        </w:tc>
        <w:tc>
          <w:tcPr>
            <w:tcW w:w="1559" w:type="dxa"/>
            <w:noWrap/>
            <w:hideMark/>
          </w:tcPr>
          <w:p w14:paraId="11858DB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0.035274</w:t>
            </w:r>
          </w:p>
        </w:tc>
      </w:tr>
      <w:tr w:rsidR="00DE696D" w:rsidRPr="00DE696D" w14:paraId="0A94C452" w14:textId="77777777" w:rsidTr="00DE696D">
        <w:trPr>
          <w:trHeight w:val="300"/>
        </w:trPr>
        <w:tc>
          <w:tcPr>
            <w:tcW w:w="3397" w:type="dxa"/>
            <w:noWrap/>
            <w:hideMark/>
          </w:tcPr>
          <w:p w14:paraId="0AA1706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rh_S_interm_prim-Jensen_thickness</w:t>
            </w:r>
          </w:p>
        </w:tc>
        <w:tc>
          <w:tcPr>
            <w:tcW w:w="1560" w:type="dxa"/>
            <w:noWrap/>
            <w:hideMark/>
          </w:tcPr>
          <w:p w14:paraId="4E9C2DB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-3.0808</w:t>
            </w:r>
          </w:p>
        </w:tc>
        <w:tc>
          <w:tcPr>
            <w:tcW w:w="1275" w:type="dxa"/>
            <w:noWrap/>
            <w:hideMark/>
          </w:tcPr>
          <w:p w14:paraId="5893552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0.00414</w:t>
            </w:r>
          </w:p>
        </w:tc>
        <w:tc>
          <w:tcPr>
            <w:tcW w:w="1418" w:type="dxa"/>
            <w:noWrap/>
            <w:hideMark/>
          </w:tcPr>
          <w:p w14:paraId="2737449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-0.528</w:t>
            </w:r>
          </w:p>
        </w:tc>
        <w:tc>
          <w:tcPr>
            <w:tcW w:w="1559" w:type="dxa"/>
            <w:noWrap/>
            <w:hideMark/>
          </w:tcPr>
          <w:p w14:paraId="0E4F12E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0.040793</w:t>
            </w:r>
          </w:p>
        </w:tc>
      </w:tr>
      <w:tr w:rsidR="00DE696D" w:rsidRPr="00DE696D" w14:paraId="636ACD6A" w14:textId="77777777" w:rsidTr="00DE696D">
        <w:trPr>
          <w:trHeight w:val="300"/>
        </w:trPr>
        <w:tc>
          <w:tcPr>
            <w:tcW w:w="3397" w:type="dxa"/>
            <w:noWrap/>
            <w:hideMark/>
          </w:tcPr>
          <w:p w14:paraId="083C2B3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lh_Lat_Fis-ant-Horizont_thickness</w:t>
            </w:r>
          </w:p>
        </w:tc>
        <w:tc>
          <w:tcPr>
            <w:tcW w:w="1560" w:type="dxa"/>
            <w:noWrap/>
            <w:hideMark/>
          </w:tcPr>
          <w:p w14:paraId="45BDF18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-3.0638</w:t>
            </w:r>
          </w:p>
        </w:tc>
        <w:tc>
          <w:tcPr>
            <w:tcW w:w="1275" w:type="dxa"/>
            <w:noWrap/>
            <w:hideMark/>
          </w:tcPr>
          <w:p w14:paraId="22E6BE6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0.00433</w:t>
            </w:r>
          </w:p>
        </w:tc>
        <w:tc>
          <w:tcPr>
            <w:tcW w:w="1418" w:type="dxa"/>
            <w:noWrap/>
            <w:hideMark/>
          </w:tcPr>
          <w:p w14:paraId="0923356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-0.525</w:t>
            </w:r>
          </w:p>
        </w:tc>
        <w:tc>
          <w:tcPr>
            <w:tcW w:w="1559" w:type="dxa"/>
            <w:noWrap/>
            <w:hideMark/>
          </w:tcPr>
          <w:p w14:paraId="26C4B54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0.040793</w:t>
            </w:r>
          </w:p>
        </w:tc>
      </w:tr>
      <w:tr w:rsidR="00DE696D" w:rsidRPr="00DE696D" w14:paraId="09577FCB" w14:textId="77777777" w:rsidTr="00DE696D">
        <w:trPr>
          <w:trHeight w:val="300"/>
        </w:trPr>
        <w:tc>
          <w:tcPr>
            <w:tcW w:w="3397" w:type="dxa"/>
            <w:noWrap/>
            <w:hideMark/>
          </w:tcPr>
          <w:p w14:paraId="135741F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Right-vessel (Vol)</w:t>
            </w:r>
          </w:p>
        </w:tc>
        <w:tc>
          <w:tcPr>
            <w:tcW w:w="1560" w:type="dxa"/>
            <w:noWrap/>
            <w:hideMark/>
          </w:tcPr>
          <w:p w14:paraId="26FE706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3.0146</w:t>
            </w:r>
          </w:p>
        </w:tc>
        <w:tc>
          <w:tcPr>
            <w:tcW w:w="1275" w:type="dxa"/>
            <w:noWrap/>
            <w:hideMark/>
          </w:tcPr>
          <w:p w14:paraId="0A2B015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0.00492</w:t>
            </w:r>
          </w:p>
        </w:tc>
        <w:tc>
          <w:tcPr>
            <w:tcW w:w="1418" w:type="dxa"/>
            <w:noWrap/>
            <w:hideMark/>
          </w:tcPr>
          <w:p w14:paraId="2EDF9CA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0.517</w:t>
            </w:r>
          </w:p>
        </w:tc>
        <w:tc>
          <w:tcPr>
            <w:tcW w:w="1559" w:type="dxa"/>
            <w:noWrap/>
            <w:hideMark/>
          </w:tcPr>
          <w:p w14:paraId="538AA7E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0.041937</w:t>
            </w:r>
          </w:p>
        </w:tc>
      </w:tr>
      <w:tr w:rsidR="00DE696D" w:rsidRPr="00DE696D" w14:paraId="41FA0528" w14:textId="77777777" w:rsidTr="00DE696D">
        <w:trPr>
          <w:trHeight w:val="300"/>
        </w:trPr>
        <w:tc>
          <w:tcPr>
            <w:tcW w:w="3397" w:type="dxa"/>
            <w:noWrap/>
            <w:hideMark/>
          </w:tcPr>
          <w:p w14:paraId="7CCE376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Right-Inf-Lat-Vent (Vol)</w:t>
            </w:r>
          </w:p>
        </w:tc>
        <w:tc>
          <w:tcPr>
            <w:tcW w:w="1560" w:type="dxa"/>
            <w:noWrap/>
            <w:hideMark/>
          </w:tcPr>
          <w:p w14:paraId="4FFEF18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3.0243</w:t>
            </w:r>
          </w:p>
        </w:tc>
        <w:tc>
          <w:tcPr>
            <w:tcW w:w="1275" w:type="dxa"/>
            <w:noWrap/>
            <w:hideMark/>
          </w:tcPr>
          <w:p w14:paraId="028429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0.0048</w:t>
            </w:r>
          </w:p>
        </w:tc>
        <w:tc>
          <w:tcPr>
            <w:tcW w:w="1418" w:type="dxa"/>
            <w:noWrap/>
            <w:hideMark/>
          </w:tcPr>
          <w:p w14:paraId="23297D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0.519</w:t>
            </w:r>
          </w:p>
        </w:tc>
        <w:tc>
          <w:tcPr>
            <w:tcW w:w="1559" w:type="dxa"/>
            <w:noWrap/>
            <w:hideMark/>
          </w:tcPr>
          <w:p w14:paraId="09B6B9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0.041937</w:t>
            </w:r>
          </w:p>
        </w:tc>
      </w:tr>
      <w:tr w:rsidR="00DE696D" w:rsidRPr="00DE696D" w14:paraId="79EB4761" w14:textId="77777777" w:rsidTr="00DE696D">
        <w:trPr>
          <w:trHeight w:val="300"/>
        </w:trPr>
        <w:tc>
          <w:tcPr>
            <w:tcW w:w="3397" w:type="dxa"/>
            <w:noWrap/>
            <w:hideMark/>
          </w:tcPr>
          <w:p w14:paraId="2FA4B7A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rh_Pole_temporal_thickness</w:t>
            </w:r>
          </w:p>
        </w:tc>
        <w:tc>
          <w:tcPr>
            <w:tcW w:w="1560" w:type="dxa"/>
            <w:noWrap/>
            <w:hideMark/>
          </w:tcPr>
          <w:p w14:paraId="6BF3992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-2.9129</w:t>
            </w:r>
          </w:p>
        </w:tc>
        <w:tc>
          <w:tcPr>
            <w:tcW w:w="1275" w:type="dxa"/>
            <w:noWrap/>
            <w:hideMark/>
          </w:tcPr>
          <w:p w14:paraId="7B487DB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0.00638</w:t>
            </w:r>
          </w:p>
        </w:tc>
        <w:tc>
          <w:tcPr>
            <w:tcW w:w="1418" w:type="dxa"/>
            <w:noWrap/>
            <w:hideMark/>
          </w:tcPr>
          <w:p w14:paraId="270C711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w:t>
            </w:r>
          </w:p>
        </w:tc>
        <w:tc>
          <w:tcPr>
            <w:tcW w:w="1559" w:type="dxa"/>
            <w:noWrap/>
            <w:hideMark/>
          </w:tcPr>
          <w:p w14:paraId="235B20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0.049887</w:t>
            </w:r>
          </w:p>
        </w:tc>
      </w:tr>
      <w:tr w:rsidR="00DE696D" w:rsidRPr="00DE696D" w14:paraId="3BBD6A13" w14:textId="77777777" w:rsidTr="00DE696D">
        <w:trPr>
          <w:trHeight w:val="300"/>
        </w:trPr>
        <w:tc>
          <w:tcPr>
            <w:tcW w:w="3397" w:type="dxa"/>
            <w:noWrap/>
            <w:hideMark/>
          </w:tcPr>
          <w:p w14:paraId="521E4E7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rh_S_temporal_transverse_thickness</w:t>
            </w:r>
          </w:p>
        </w:tc>
        <w:tc>
          <w:tcPr>
            <w:tcW w:w="1560" w:type="dxa"/>
            <w:noWrap/>
            <w:hideMark/>
          </w:tcPr>
          <w:p w14:paraId="6E4D837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-2.9111</w:t>
            </w:r>
          </w:p>
        </w:tc>
        <w:tc>
          <w:tcPr>
            <w:tcW w:w="1275" w:type="dxa"/>
            <w:noWrap/>
            <w:hideMark/>
          </w:tcPr>
          <w:p w14:paraId="2EB9B8B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0.00641</w:t>
            </w:r>
          </w:p>
        </w:tc>
        <w:tc>
          <w:tcPr>
            <w:tcW w:w="1418" w:type="dxa"/>
            <w:noWrap/>
            <w:hideMark/>
          </w:tcPr>
          <w:p w14:paraId="25EFEC6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-0.499</w:t>
            </w:r>
          </w:p>
        </w:tc>
        <w:tc>
          <w:tcPr>
            <w:tcW w:w="1559" w:type="dxa"/>
            <w:noWrap/>
            <w:hideMark/>
          </w:tcPr>
          <w:p w14:paraId="004D97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0.049887</w:t>
            </w:r>
          </w:p>
        </w:tc>
      </w:tr>
      <w:tr w:rsidR="00DE696D" w:rsidRPr="00DE696D" w14:paraId="13F86305" w14:textId="77777777" w:rsidTr="00DE696D">
        <w:trPr>
          <w:trHeight w:val="300"/>
        </w:trPr>
        <w:tc>
          <w:tcPr>
            <w:tcW w:w="3397" w:type="dxa"/>
            <w:noWrap/>
            <w:hideMark/>
          </w:tcPr>
          <w:p w14:paraId="6C9B3C2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rh_S_front_inf_thickness</w:t>
            </w:r>
          </w:p>
        </w:tc>
        <w:tc>
          <w:tcPr>
            <w:tcW w:w="1560" w:type="dxa"/>
            <w:noWrap/>
            <w:hideMark/>
          </w:tcPr>
          <w:p w14:paraId="1259024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-2.8141</w:t>
            </w:r>
          </w:p>
        </w:tc>
        <w:tc>
          <w:tcPr>
            <w:tcW w:w="1275" w:type="dxa"/>
            <w:noWrap/>
            <w:hideMark/>
          </w:tcPr>
          <w:p w14:paraId="7BB8AA2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0.00818</w:t>
            </w:r>
          </w:p>
        </w:tc>
        <w:tc>
          <w:tcPr>
            <w:tcW w:w="1418" w:type="dxa"/>
            <w:noWrap/>
            <w:hideMark/>
          </w:tcPr>
          <w:p w14:paraId="766507B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-0.483</w:t>
            </w:r>
          </w:p>
        </w:tc>
        <w:tc>
          <w:tcPr>
            <w:tcW w:w="1559" w:type="dxa"/>
            <w:noWrap/>
            <w:hideMark/>
          </w:tcPr>
          <w:p w14:paraId="1CE4E38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0.05864</w:t>
            </w:r>
          </w:p>
        </w:tc>
      </w:tr>
      <w:tr w:rsidR="00DE696D" w:rsidRPr="00DE696D" w14:paraId="7DD7F28E" w14:textId="77777777" w:rsidTr="00DE696D">
        <w:trPr>
          <w:trHeight w:val="300"/>
        </w:trPr>
        <w:tc>
          <w:tcPr>
            <w:tcW w:w="3397" w:type="dxa"/>
            <w:noWrap/>
            <w:hideMark/>
          </w:tcPr>
          <w:p w14:paraId="3AFB6F2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rh_G_cingul-Post-ventral_thickness</w:t>
            </w:r>
          </w:p>
        </w:tc>
        <w:tc>
          <w:tcPr>
            <w:tcW w:w="1560" w:type="dxa"/>
            <w:noWrap/>
            <w:hideMark/>
          </w:tcPr>
          <w:p w14:paraId="5E52443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2.8137</w:t>
            </w:r>
          </w:p>
        </w:tc>
        <w:tc>
          <w:tcPr>
            <w:tcW w:w="1275" w:type="dxa"/>
            <w:noWrap/>
            <w:hideMark/>
          </w:tcPr>
          <w:p w14:paraId="1510F1E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0.00819</w:t>
            </w:r>
          </w:p>
        </w:tc>
        <w:tc>
          <w:tcPr>
            <w:tcW w:w="1418" w:type="dxa"/>
            <w:noWrap/>
            <w:hideMark/>
          </w:tcPr>
          <w:p w14:paraId="461D6D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0.483</w:t>
            </w:r>
          </w:p>
        </w:tc>
        <w:tc>
          <w:tcPr>
            <w:tcW w:w="1559" w:type="dxa"/>
            <w:noWrap/>
            <w:hideMark/>
          </w:tcPr>
          <w:p w14:paraId="71F9239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0.05864</w:t>
            </w:r>
          </w:p>
        </w:tc>
      </w:tr>
      <w:tr w:rsidR="00DE696D" w:rsidRPr="00DE696D" w14:paraId="35642E0F" w14:textId="77777777" w:rsidTr="00DE696D">
        <w:trPr>
          <w:trHeight w:val="300"/>
        </w:trPr>
        <w:tc>
          <w:tcPr>
            <w:tcW w:w="3397" w:type="dxa"/>
            <w:noWrap/>
            <w:hideMark/>
          </w:tcPr>
          <w:p w14:paraId="60813E8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lh_S_front_inf_thickness</w:t>
            </w:r>
          </w:p>
        </w:tc>
        <w:tc>
          <w:tcPr>
            <w:tcW w:w="1560" w:type="dxa"/>
            <w:noWrap/>
            <w:hideMark/>
          </w:tcPr>
          <w:p w14:paraId="480AB0E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-2.7851</w:t>
            </w:r>
          </w:p>
        </w:tc>
        <w:tc>
          <w:tcPr>
            <w:tcW w:w="1275" w:type="dxa"/>
            <w:noWrap/>
            <w:hideMark/>
          </w:tcPr>
          <w:p w14:paraId="5D318F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0.0088</w:t>
            </w:r>
          </w:p>
        </w:tc>
        <w:tc>
          <w:tcPr>
            <w:tcW w:w="1418" w:type="dxa"/>
            <w:noWrap/>
            <w:hideMark/>
          </w:tcPr>
          <w:p w14:paraId="515CAA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-0.478</w:t>
            </w:r>
          </w:p>
        </w:tc>
        <w:tc>
          <w:tcPr>
            <w:tcW w:w="1559" w:type="dxa"/>
            <w:noWrap/>
            <w:hideMark/>
          </w:tcPr>
          <w:p w14:paraId="6B04E22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0.060585</w:t>
            </w:r>
          </w:p>
        </w:tc>
      </w:tr>
      <w:tr w:rsidR="00DE696D" w:rsidRPr="00DE696D" w14:paraId="675E30C8" w14:textId="77777777" w:rsidTr="00DE696D">
        <w:trPr>
          <w:trHeight w:val="300"/>
        </w:trPr>
        <w:tc>
          <w:tcPr>
            <w:tcW w:w="3397" w:type="dxa"/>
            <w:noWrap/>
            <w:hideMark/>
          </w:tcPr>
          <w:p w14:paraId="5F47CB1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SupraTentorialVolNotVent (Vol)</w:t>
            </w:r>
          </w:p>
        </w:tc>
        <w:tc>
          <w:tcPr>
            <w:tcW w:w="1560" w:type="dxa"/>
            <w:noWrap/>
            <w:hideMark/>
          </w:tcPr>
          <w:p w14:paraId="65D28CB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-2.7155</w:t>
            </w:r>
          </w:p>
        </w:tc>
        <w:tc>
          <w:tcPr>
            <w:tcW w:w="1275" w:type="dxa"/>
            <w:noWrap/>
            <w:hideMark/>
          </w:tcPr>
          <w:p w14:paraId="596C337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0.01045</w:t>
            </w:r>
          </w:p>
        </w:tc>
        <w:tc>
          <w:tcPr>
            <w:tcW w:w="1418" w:type="dxa"/>
            <w:noWrap/>
            <w:hideMark/>
          </w:tcPr>
          <w:p w14:paraId="26FE91C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-0.466</w:t>
            </w:r>
          </w:p>
        </w:tc>
        <w:tc>
          <w:tcPr>
            <w:tcW w:w="1559" w:type="dxa"/>
            <w:noWrap/>
            <w:hideMark/>
          </w:tcPr>
          <w:p w14:paraId="0F2A5DD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0.064502</w:t>
            </w:r>
          </w:p>
        </w:tc>
      </w:tr>
      <w:tr w:rsidR="00DE696D" w:rsidRPr="00DE696D" w14:paraId="2D8B6106" w14:textId="77777777" w:rsidTr="00DE696D">
        <w:trPr>
          <w:trHeight w:val="300"/>
        </w:trPr>
        <w:tc>
          <w:tcPr>
            <w:tcW w:w="3397" w:type="dxa"/>
            <w:noWrap/>
            <w:hideMark/>
          </w:tcPr>
          <w:p w14:paraId="23824D4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Right-Lateral-Ventricle (Vol)</w:t>
            </w:r>
          </w:p>
        </w:tc>
        <w:tc>
          <w:tcPr>
            <w:tcW w:w="1560" w:type="dxa"/>
            <w:noWrap/>
            <w:hideMark/>
          </w:tcPr>
          <w:p w14:paraId="6945DD4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2.7292</w:t>
            </w:r>
          </w:p>
        </w:tc>
        <w:tc>
          <w:tcPr>
            <w:tcW w:w="1275" w:type="dxa"/>
            <w:noWrap/>
            <w:hideMark/>
          </w:tcPr>
          <w:p w14:paraId="3846D68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0.0101</w:t>
            </w:r>
          </w:p>
        </w:tc>
        <w:tc>
          <w:tcPr>
            <w:tcW w:w="1418" w:type="dxa"/>
            <w:noWrap/>
            <w:hideMark/>
          </w:tcPr>
          <w:p w14:paraId="10A076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0.468</w:t>
            </w:r>
          </w:p>
        </w:tc>
        <w:tc>
          <w:tcPr>
            <w:tcW w:w="1559" w:type="dxa"/>
            <w:noWrap/>
            <w:hideMark/>
          </w:tcPr>
          <w:p w14:paraId="76F199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0.064502</w:t>
            </w:r>
          </w:p>
        </w:tc>
      </w:tr>
      <w:tr w:rsidR="00DE696D" w:rsidRPr="00DE696D" w14:paraId="458A7C42" w14:textId="77777777" w:rsidTr="00DE696D">
        <w:trPr>
          <w:trHeight w:val="300"/>
        </w:trPr>
        <w:tc>
          <w:tcPr>
            <w:tcW w:w="3397" w:type="dxa"/>
            <w:noWrap/>
            <w:hideMark/>
          </w:tcPr>
          <w:p w14:paraId="5715F04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lh_G_subcallosal_thickness</w:t>
            </w:r>
          </w:p>
        </w:tc>
        <w:tc>
          <w:tcPr>
            <w:tcW w:w="1560" w:type="dxa"/>
            <w:noWrap/>
            <w:hideMark/>
          </w:tcPr>
          <w:p w14:paraId="4DB8D24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2.7351</w:t>
            </w:r>
          </w:p>
        </w:tc>
        <w:tc>
          <w:tcPr>
            <w:tcW w:w="1275" w:type="dxa"/>
            <w:noWrap/>
            <w:hideMark/>
          </w:tcPr>
          <w:p w14:paraId="4668BDE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0.00996</w:t>
            </w:r>
          </w:p>
        </w:tc>
        <w:tc>
          <w:tcPr>
            <w:tcW w:w="1418" w:type="dxa"/>
            <w:noWrap/>
            <w:hideMark/>
          </w:tcPr>
          <w:p w14:paraId="3B4ADA6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0.469</w:t>
            </w:r>
          </w:p>
        </w:tc>
        <w:tc>
          <w:tcPr>
            <w:tcW w:w="1559" w:type="dxa"/>
            <w:noWrap/>
            <w:hideMark/>
          </w:tcPr>
          <w:p w14:paraId="41AA83A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0.064502</w:t>
            </w:r>
          </w:p>
        </w:tc>
      </w:tr>
      <w:tr w:rsidR="00DE696D" w:rsidRPr="00DE696D" w14:paraId="67C0B09B" w14:textId="77777777" w:rsidTr="00DE696D">
        <w:trPr>
          <w:trHeight w:val="300"/>
        </w:trPr>
        <w:tc>
          <w:tcPr>
            <w:tcW w:w="3397" w:type="dxa"/>
            <w:noWrap/>
            <w:hideMark/>
          </w:tcPr>
          <w:p w14:paraId="6CCDC5D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rh_G&amp;S_cingul-Ant_thickness</w:t>
            </w:r>
          </w:p>
        </w:tc>
        <w:tc>
          <w:tcPr>
            <w:tcW w:w="1560" w:type="dxa"/>
            <w:noWrap/>
            <w:hideMark/>
          </w:tcPr>
          <w:p w14:paraId="3056B9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-2.6769</w:t>
            </w:r>
          </w:p>
        </w:tc>
        <w:tc>
          <w:tcPr>
            <w:tcW w:w="1275" w:type="dxa"/>
            <w:noWrap/>
            <w:hideMark/>
          </w:tcPr>
          <w:p w14:paraId="0A22FCA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0.01148</w:t>
            </w:r>
          </w:p>
        </w:tc>
        <w:tc>
          <w:tcPr>
            <w:tcW w:w="1418" w:type="dxa"/>
            <w:noWrap/>
            <w:hideMark/>
          </w:tcPr>
          <w:p w14:paraId="7B43BDA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-0.459</w:t>
            </w:r>
          </w:p>
        </w:tc>
        <w:tc>
          <w:tcPr>
            <w:tcW w:w="1559" w:type="dxa"/>
            <w:noWrap/>
            <w:hideMark/>
          </w:tcPr>
          <w:p w14:paraId="70CF9CD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0.065671</w:t>
            </w:r>
          </w:p>
        </w:tc>
      </w:tr>
      <w:tr w:rsidR="00DE696D" w:rsidRPr="00DE696D" w14:paraId="00204E89" w14:textId="77777777" w:rsidTr="00DE696D">
        <w:trPr>
          <w:trHeight w:val="300"/>
        </w:trPr>
        <w:tc>
          <w:tcPr>
            <w:tcW w:w="3397" w:type="dxa"/>
            <w:noWrap/>
            <w:hideMark/>
          </w:tcPr>
          <w:p w14:paraId="664415A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Right-Pallidum (Vol)</w:t>
            </w:r>
          </w:p>
        </w:tc>
        <w:tc>
          <w:tcPr>
            <w:tcW w:w="1560" w:type="dxa"/>
            <w:noWrap/>
            <w:hideMark/>
          </w:tcPr>
          <w:p w14:paraId="2FD24FC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-2.6707</w:t>
            </w:r>
          </w:p>
        </w:tc>
        <w:tc>
          <w:tcPr>
            <w:tcW w:w="1275" w:type="dxa"/>
            <w:noWrap/>
            <w:hideMark/>
          </w:tcPr>
          <w:p w14:paraId="324BD81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0.01166</w:t>
            </w:r>
          </w:p>
        </w:tc>
        <w:tc>
          <w:tcPr>
            <w:tcW w:w="1418" w:type="dxa"/>
            <w:noWrap/>
            <w:hideMark/>
          </w:tcPr>
          <w:p w14:paraId="22ACDC4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-0.458</w:t>
            </w:r>
          </w:p>
        </w:tc>
        <w:tc>
          <w:tcPr>
            <w:tcW w:w="1559" w:type="dxa"/>
            <w:noWrap/>
            <w:hideMark/>
          </w:tcPr>
          <w:p w14:paraId="5C8BF41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0.065671</w:t>
            </w:r>
          </w:p>
        </w:tc>
      </w:tr>
      <w:tr w:rsidR="00DE696D" w:rsidRPr="00DE696D" w14:paraId="1003BF44" w14:textId="77777777" w:rsidTr="00DE696D">
        <w:trPr>
          <w:trHeight w:val="300"/>
        </w:trPr>
        <w:tc>
          <w:tcPr>
            <w:tcW w:w="3397" w:type="dxa"/>
            <w:noWrap/>
            <w:hideMark/>
          </w:tcPr>
          <w:p w14:paraId="72717D0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rh_G&amp;S_subcentral_thickness</w:t>
            </w:r>
          </w:p>
        </w:tc>
        <w:tc>
          <w:tcPr>
            <w:tcW w:w="1560" w:type="dxa"/>
            <w:noWrap/>
            <w:hideMark/>
          </w:tcPr>
          <w:p w14:paraId="7E769A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-2.6677</w:t>
            </w:r>
          </w:p>
        </w:tc>
        <w:tc>
          <w:tcPr>
            <w:tcW w:w="1275" w:type="dxa"/>
            <w:noWrap/>
            <w:hideMark/>
          </w:tcPr>
          <w:p w14:paraId="2708818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0.01174</w:t>
            </w:r>
          </w:p>
        </w:tc>
        <w:tc>
          <w:tcPr>
            <w:tcW w:w="1418" w:type="dxa"/>
            <w:noWrap/>
            <w:hideMark/>
          </w:tcPr>
          <w:p w14:paraId="0C5D46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-0.458</w:t>
            </w:r>
          </w:p>
        </w:tc>
        <w:tc>
          <w:tcPr>
            <w:tcW w:w="1559" w:type="dxa"/>
            <w:noWrap/>
            <w:hideMark/>
          </w:tcPr>
          <w:p w14:paraId="716A246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0.065671</w:t>
            </w:r>
          </w:p>
        </w:tc>
      </w:tr>
      <w:tr w:rsidR="00DE696D" w:rsidRPr="00DE696D" w14:paraId="067FE76B" w14:textId="77777777" w:rsidTr="00DE696D">
        <w:trPr>
          <w:trHeight w:val="300"/>
        </w:trPr>
        <w:tc>
          <w:tcPr>
            <w:tcW w:w="3397" w:type="dxa"/>
            <w:noWrap/>
            <w:hideMark/>
          </w:tcPr>
          <w:p w14:paraId="7ACD559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lh_Lat_Fis-post_thickness</w:t>
            </w:r>
          </w:p>
        </w:tc>
        <w:tc>
          <w:tcPr>
            <w:tcW w:w="1560" w:type="dxa"/>
            <w:noWrap/>
            <w:hideMark/>
          </w:tcPr>
          <w:p w14:paraId="67F1B66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-2.58</w:t>
            </w:r>
          </w:p>
        </w:tc>
        <w:tc>
          <w:tcPr>
            <w:tcW w:w="1275" w:type="dxa"/>
            <w:noWrap/>
            <w:hideMark/>
          </w:tcPr>
          <w:p w14:paraId="3EF074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0.01452</w:t>
            </w:r>
          </w:p>
        </w:tc>
        <w:tc>
          <w:tcPr>
            <w:tcW w:w="1418" w:type="dxa"/>
            <w:noWrap/>
            <w:hideMark/>
          </w:tcPr>
          <w:p w14:paraId="29A2D0A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-0.442</w:t>
            </w:r>
          </w:p>
        </w:tc>
        <w:tc>
          <w:tcPr>
            <w:tcW w:w="1559" w:type="dxa"/>
            <w:noWrap/>
            <w:hideMark/>
          </w:tcPr>
          <w:p w14:paraId="662A796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0F973C40" w14:textId="77777777" w:rsidTr="00DE696D">
        <w:trPr>
          <w:trHeight w:val="300"/>
        </w:trPr>
        <w:tc>
          <w:tcPr>
            <w:tcW w:w="3397" w:type="dxa"/>
            <w:noWrap/>
            <w:hideMark/>
          </w:tcPr>
          <w:p w14:paraId="73DDB18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Right-Hippocampus (Vol)</w:t>
            </w:r>
          </w:p>
        </w:tc>
        <w:tc>
          <w:tcPr>
            <w:tcW w:w="1560" w:type="dxa"/>
            <w:noWrap/>
            <w:hideMark/>
          </w:tcPr>
          <w:p w14:paraId="1F24A3E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-2.5787</w:t>
            </w:r>
          </w:p>
        </w:tc>
        <w:tc>
          <w:tcPr>
            <w:tcW w:w="1275" w:type="dxa"/>
            <w:noWrap/>
            <w:hideMark/>
          </w:tcPr>
          <w:p w14:paraId="5BB127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0.01457</w:t>
            </w:r>
          </w:p>
        </w:tc>
        <w:tc>
          <w:tcPr>
            <w:tcW w:w="1418" w:type="dxa"/>
            <w:noWrap/>
            <w:hideMark/>
          </w:tcPr>
          <w:p w14:paraId="3646C9A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-0.442</w:t>
            </w:r>
          </w:p>
        </w:tc>
        <w:tc>
          <w:tcPr>
            <w:tcW w:w="1559" w:type="dxa"/>
            <w:noWrap/>
            <w:hideMark/>
          </w:tcPr>
          <w:p w14:paraId="54B3C4F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6AC43E31" w14:textId="77777777" w:rsidTr="00DE696D">
        <w:trPr>
          <w:trHeight w:val="300"/>
        </w:trPr>
        <w:tc>
          <w:tcPr>
            <w:tcW w:w="3397" w:type="dxa"/>
            <w:noWrap/>
            <w:hideMark/>
          </w:tcPr>
          <w:p w14:paraId="37EF2FE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rh_S_front_middle_thickness</w:t>
            </w:r>
          </w:p>
        </w:tc>
        <w:tc>
          <w:tcPr>
            <w:tcW w:w="1560" w:type="dxa"/>
            <w:noWrap/>
            <w:hideMark/>
          </w:tcPr>
          <w:p w14:paraId="7F11416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-2.5469</w:t>
            </w:r>
          </w:p>
        </w:tc>
        <w:tc>
          <w:tcPr>
            <w:tcW w:w="1275" w:type="dxa"/>
            <w:noWrap/>
            <w:hideMark/>
          </w:tcPr>
          <w:p w14:paraId="54083E6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0.01572</w:t>
            </w:r>
          </w:p>
        </w:tc>
        <w:tc>
          <w:tcPr>
            <w:tcW w:w="1418" w:type="dxa"/>
            <w:noWrap/>
            <w:hideMark/>
          </w:tcPr>
          <w:p w14:paraId="5B4ED1A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-0.437</w:t>
            </w:r>
          </w:p>
        </w:tc>
        <w:tc>
          <w:tcPr>
            <w:tcW w:w="1559" w:type="dxa"/>
            <w:noWrap/>
            <w:hideMark/>
          </w:tcPr>
          <w:p w14:paraId="79CDE48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0871802F" w14:textId="77777777" w:rsidTr="00DE696D">
        <w:trPr>
          <w:trHeight w:val="300"/>
        </w:trPr>
        <w:tc>
          <w:tcPr>
            <w:tcW w:w="3397" w:type="dxa"/>
            <w:noWrap/>
            <w:hideMark/>
          </w:tcPr>
          <w:p w14:paraId="0592DE7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rh_Lat_Fis-ant-Vertical_thickness</w:t>
            </w:r>
          </w:p>
        </w:tc>
        <w:tc>
          <w:tcPr>
            <w:tcW w:w="1560" w:type="dxa"/>
            <w:noWrap/>
            <w:hideMark/>
          </w:tcPr>
          <w:p w14:paraId="385FA4B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-2.542</w:t>
            </w:r>
          </w:p>
        </w:tc>
        <w:tc>
          <w:tcPr>
            <w:tcW w:w="1275" w:type="dxa"/>
            <w:noWrap/>
            <w:hideMark/>
          </w:tcPr>
          <w:p w14:paraId="483F50E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0.0159</w:t>
            </w:r>
          </w:p>
        </w:tc>
        <w:tc>
          <w:tcPr>
            <w:tcW w:w="1418" w:type="dxa"/>
            <w:noWrap/>
            <w:hideMark/>
          </w:tcPr>
          <w:p w14:paraId="4010A0B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-0.436</w:t>
            </w:r>
          </w:p>
        </w:tc>
        <w:tc>
          <w:tcPr>
            <w:tcW w:w="1559" w:type="dxa"/>
            <w:noWrap/>
            <w:hideMark/>
          </w:tcPr>
          <w:p w14:paraId="58F34A2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6438EC70" w14:textId="77777777" w:rsidTr="00DE696D">
        <w:trPr>
          <w:trHeight w:val="300"/>
        </w:trPr>
        <w:tc>
          <w:tcPr>
            <w:tcW w:w="3397" w:type="dxa"/>
            <w:noWrap/>
            <w:hideMark/>
          </w:tcPr>
          <w:p w14:paraId="054F4AC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lh_G&amp;S_transv_frontopol_thickness</w:t>
            </w:r>
          </w:p>
        </w:tc>
        <w:tc>
          <w:tcPr>
            <w:tcW w:w="1560" w:type="dxa"/>
            <w:noWrap/>
            <w:hideMark/>
          </w:tcPr>
          <w:p w14:paraId="1D65AD6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-2.5413</w:t>
            </w:r>
          </w:p>
        </w:tc>
        <w:tc>
          <w:tcPr>
            <w:tcW w:w="1275" w:type="dxa"/>
            <w:noWrap/>
            <w:hideMark/>
          </w:tcPr>
          <w:p w14:paraId="60BA3BF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0.01593</w:t>
            </w:r>
          </w:p>
        </w:tc>
        <w:tc>
          <w:tcPr>
            <w:tcW w:w="1418" w:type="dxa"/>
            <w:noWrap/>
            <w:hideMark/>
          </w:tcPr>
          <w:p w14:paraId="639B034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-0.436</w:t>
            </w:r>
          </w:p>
        </w:tc>
        <w:tc>
          <w:tcPr>
            <w:tcW w:w="1559" w:type="dxa"/>
            <w:noWrap/>
            <w:hideMark/>
          </w:tcPr>
          <w:p w14:paraId="4CDA0D3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6A36ED82" w14:textId="77777777" w:rsidTr="00DE696D">
        <w:trPr>
          <w:trHeight w:val="300"/>
        </w:trPr>
        <w:tc>
          <w:tcPr>
            <w:tcW w:w="3397" w:type="dxa"/>
            <w:noWrap/>
            <w:hideMark/>
          </w:tcPr>
          <w:p w14:paraId="76D3642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rh_G_insular_short_thickness</w:t>
            </w:r>
          </w:p>
        </w:tc>
        <w:tc>
          <w:tcPr>
            <w:tcW w:w="1560" w:type="dxa"/>
            <w:noWrap/>
            <w:hideMark/>
          </w:tcPr>
          <w:p w14:paraId="7ECAEB5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-2.541</w:t>
            </w:r>
          </w:p>
        </w:tc>
        <w:tc>
          <w:tcPr>
            <w:tcW w:w="1275" w:type="dxa"/>
            <w:noWrap/>
            <w:hideMark/>
          </w:tcPr>
          <w:p w14:paraId="49B24E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0.01594</w:t>
            </w:r>
          </w:p>
        </w:tc>
        <w:tc>
          <w:tcPr>
            <w:tcW w:w="1418" w:type="dxa"/>
            <w:noWrap/>
            <w:hideMark/>
          </w:tcPr>
          <w:p w14:paraId="5879863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-0.436</w:t>
            </w:r>
          </w:p>
        </w:tc>
        <w:tc>
          <w:tcPr>
            <w:tcW w:w="1559" w:type="dxa"/>
            <w:noWrap/>
            <w:hideMark/>
          </w:tcPr>
          <w:p w14:paraId="491FF64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6491DBCE" w14:textId="77777777" w:rsidTr="00DE696D">
        <w:trPr>
          <w:trHeight w:val="300"/>
        </w:trPr>
        <w:tc>
          <w:tcPr>
            <w:tcW w:w="3397" w:type="dxa"/>
            <w:noWrap/>
            <w:hideMark/>
          </w:tcPr>
          <w:p w14:paraId="5842828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rh_G_temp_sup-G_T_transv_thickness</w:t>
            </w:r>
          </w:p>
        </w:tc>
        <w:tc>
          <w:tcPr>
            <w:tcW w:w="1560" w:type="dxa"/>
            <w:noWrap/>
            <w:hideMark/>
          </w:tcPr>
          <w:p w14:paraId="7DDB314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-2.5309</w:t>
            </w:r>
          </w:p>
        </w:tc>
        <w:tc>
          <w:tcPr>
            <w:tcW w:w="1275" w:type="dxa"/>
            <w:noWrap/>
            <w:hideMark/>
          </w:tcPr>
          <w:p w14:paraId="5CFEAD5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0.01633</w:t>
            </w:r>
          </w:p>
        </w:tc>
        <w:tc>
          <w:tcPr>
            <w:tcW w:w="1418" w:type="dxa"/>
            <w:noWrap/>
            <w:hideMark/>
          </w:tcPr>
          <w:p w14:paraId="314BB03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-0.434</w:t>
            </w:r>
          </w:p>
        </w:tc>
        <w:tc>
          <w:tcPr>
            <w:tcW w:w="1559" w:type="dxa"/>
            <w:noWrap/>
            <w:hideMark/>
          </w:tcPr>
          <w:p w14:paraId="3FB3821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0.074951</w:t>
            </w:r>
          </w:p>
        </w:tc>
      </w:tr>
      <w:tr w:rsidR="00DE696D" w:rsidRPr="00DE696D" w14:paraId="1EE869D0" w14:textId="77777777" w:rsidTr="00DE696D">
        <w:trPr>
          <w:trHeight w:val="300"/>
        </w:trPr>
        <w:tc>
          <w:tcPr>
            <w:tcW w:w="3397" w:type="dxa"/>
            <w:noWrap/>
            <w:hideMark/>
          </w:tcPr>
          <w:p w14:paraId="4AAA63E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lh_S_circular_insula_ant_thickness</w:t>
            </w:r>
          </w:p>
        </w:tc>
        <w:tc>
          <w:tcPr>
            <w:tcW w:w="1560" w:type="dxa"/>
            <w:noWrap/>
            <w:hideMark/>
          </w:tcPr>
          <w:p w14:paraId="5E78E66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-2.4956</w:t>
            </w:r>
          </w:p>
        </w:tc>
        <w:tc>
          <w:tcPr>
            <w:tcW w:w="1275" w:type="dxa"/>
            <w:noWrap/>
            <w:hideMark/>
          </w:tcPr>
          <w:p w14:paraId="5F2C981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0.01775</w:t>
            </w:r>
          </w:p>
        </w:tc>
        <w:tc>
          <w:tcPr>
            <w:tcW w:w="1418" w:type="dxa"/>
            <w:noWrap/>
            <w:hideMark/>
          </w:tcPr>
          <w:p w14:paraId="4CD4C3C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-0.428</w:t>
            </w:r>
          </w:p>
        </w:tc>
        <w:tc>
          <w:tcPr>
            <w:tcW w:w="1559" w:type="dxa"/>
            <w:noWrap/>
            <w:hideMark/>
          </w:tcPr>
          <w:p w14:paraId="1966FC4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0.079431</w:t>
            </w:r>
          </w:p>
        </w:tc>
      </w:tr>
      <w:tr w:rsidR="00DE696D" w:rsidRPr="00DE696D" w14:paraId="7805D489" w14:textId="77777777" w:rsidTr="00DE696D">
        <w:trPr>
          <w:trHeight w:val="300"/>
        </w:trPr>
        <w:tc>
          <w:tcPr>
            <w:tcW w:w="3397" w:type="dxa"/>
            <w:noWrap/>
            <w:hideMark/>
          </w:tcPr>
          <w:p w14:paraId="5530116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lh_S_front_sup_thickness</w:t>
            </w:r>
          </w:p>
        </w:tc>
        <w:tc>
          <w:tcPr>
            <w:tcW w:w="1560" w:type="dxa"/>
            <w:noWrap/>
            <w:hideMark/>
          </w:tcPr>
          <w:p w14:paraId="1A92E3E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-2.4657</w:t>
            </w:r>
          </w:p>
        </w:tc>
        <w:tc>
          <w:tcPr>
            <w:tcW w:w="1275" w:type="dxa"/>
            <w:noWrap/>
            <w:hideMark/>
          </w:tcPr>
          <w:p w14:paraId="103D608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0.01905</w:t>
            </w:r>
          </w:p>
        </w:tc>
        <w:tc>
          <w:tcPr>
            <w:tcW w:w="1418" w:type="dxa"/>
            <w:noWrap/>
            <w:hideMark/>
          </w:tcPr>
          <w:p w14:paraId="1DAD8F9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-0.423</w:t>
            </w:r>
          </w:p>
        </w:tc>
        <w:tc>
          <w:tcPr>
            <w:tcW w:w="1559" w:type="dxa"/>
            <w:noWrap/>
            <w:hideMark/>
          </w:tcPr>
          <w:p w14:paraId="266B28B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0.08317</w:t>
            </w:r>
          </w:p>
        </w:tc>
      </w:tr>
      <w:tr w:rsidR="00DE696D" w:rsidRPr="00DE696D" w14:paraId="597BF75E" w14:textId="77777777" w:rsidTr="00DE696D">
        <w:trPr>
          <w:trHeight w:val="300"/>
        </w:trPr>
        <w:tc>
          <w:tcPr>
            <w:tcW w:w="3397" w:type="dxa"/>
            <w:noWrap/>
            <w:hideMark/>
          </w:tcPr>
          <w:p w14:paraId="12B786B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SupraTentorialVol (Vol)</w:t>
            </w:r>
          </w:p>
        </w:tc>
        <w:tc>
          <w:tcPr>
            <w:tcW w:w="1560" w:type="dxa"/>
            <w:noWrap/>
            <w:hideMark/>
          </w:tcPr>
          <w:p w14:paraId="2AC0FB2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-2.4464</w:t>
            </w:r>
          </w:p>
        </w:tc>
        <w:tc>
          <w:tcPr>
            <w:tcW w:w="1275" w:type="dxa"/>
            <w:noWrap/>
            <w:hideMark/>
          </w:tcPr>
          <w:p w14:paraId="487030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0.01993</w:t>
            </w:r>
          </w:p>
        </w:tc>
        <w:tc>
          <w:tcPr>
            <w:tcW w:w="1418" w:type="dxa"/>
            <w:noWrap/>
            <w:hideMark/>
          </w:tcPr>
          <w:p w14:paraId="12FBF27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-0.42</w:t>
            </w:r>
          </w:p>
        </w:tc>
        <w:tc>
          <w:tcPr>
            <w:tcW w:w="1559" w:type="dxa"/>
            <w:noWrap/>
            <w:hideMark/>
          </w:tcPr>
          <w:p w14:paraId="6690BBA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0.08494</w:t>
            </w:r>
          </w:p>
        </w:tc>
      </w:tr>
      <w:tr w:rsidR="00DE696D" w:rsidRPr="00DE696D" w14:paraId="2F3D81A1" w14:textId="77777777" w:rsidTr="00DE696D">
        <w:trPr>
          <w:trHeight w:val="300"/>
        </w:trPr>
        <w:tc>
          <w:tcPr>
            <w:tcW w:w="3397" w:type="dxa"/>
            <w:noWrap/>
            <w:hideMark/>
          </w:tcPr>
          <w:p w14:paraId="03CDBB1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4th-Ventricle (Vol)</w:t>
            </w:r>
          </w:p>
        </w:tc>
        <w:tc>
          <w:tcPr>
            <w:tcW w:w="1560" w:type="dxa"/>
            <w:noWrap/>
            <w:hideMark/>
          </w:tcPr>
          <w:p w14:paraId="2665962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2.3431</w:t>
            </w:r>
          </w:p>
        </w:tc>
        <w:tc>
          <w:tcPr>
            <w:tcW w:w="1275" w:type="dxa"/>
            <w:noWrap/>
            <w:hideMark/>
          </w:tcPr>
          <w:p w14:paraId="223D929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0.0253</w:t>
            </w:r>
          </w:p>
        </w:tc>
        <w:tc>
          <w:tcPr>
            <w:tcW w:w="1418" w:type="dxa"/>
            <w:noWrap/>
            <w:hideMark/>
          </w:tcPr>
          <w:p w14:paraId="2F2D3E1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0.402</w:t>
            </w:r>
          </w:p>
        </w:tc>
        <w:tc>
          <w:tcPr>
            <w:tcW w:w="1559" w:type="dxa"/>
            <w:noWrap/>
            <w:hideMark/>
          </w:tcPr>
          <w:p w14:paraId="75B4AC2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0.105319</w:t>
            </w:r>
          </w:p>
        </w:tc>
      </w:tr>
      <w:tr w:rsidR="00DE696D" w:rsidRPr="00DE696D" w14:paraId="7F11D6FA" w14:textId="77777777" w:rsidTr="00DE696D">
        <w:trPr>
          <w:trHeight w:val="300"/>
        </w:trPr>
        <w:tc>
          <w:tcPr>
            <w:tcW w:w="3397" w:type="dxa"/>
            <w:noWrap/>
            <w:hideMark/>
          </w:tcPr>
          <w:p w14:paraId="65A2C42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lh_S_temporal_transverse_thickness</w:t>
            </w:r>
          </w:p>
        </w:tc>
        <w:tc>
          <w:tcPr>
            <w:tcW w:w="1560" w:type="dxa"/>
            <w:noWrap/>
            <w:hideMark/>
          </w:tcPr>
          <w:p w14:paraId="2880DC5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-2.2744</w:t>
            </w:r>
          </w:p>
        </w:tc>
        <w:tc>
          <w:tcPr>
            <w:tcW w:w="1275" w:type="dxa"/>
            <w:noWrap/>
            <w:hideMark/>
          </w:tcPr>
          <w:p w14:paraId="729187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0.02957</w:t>
            </w:r>
          </w:p>
        </w:tc>
        <w:tc>
          <w:tcPr>
            <w:tcW w:w="1418" w:type="dxa"/>
            <w:noWrap/>
            <w:hideMark/>
          </w:tcPr>
          <w:p w14:paraId="541415B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-0.39</w:t>
            </w:r>
          </w:p>
        </w:tc>
        <w:tc>
          <w:tcPr>
            <w:tcW w:w="1559" w:type="dxa"/>
            <w:noWrap/>
            <w:hideMark/>
          </w:tcPr>
          <w:p w14:paraId="219227E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0.120296</w:t>
            </w:r>
          </w:p>
        </w:tc>
      </w:tr>
      <w:tr w:rsidR="00DE696D" w:rsidRPr="00DE696D" w14:paraId="1CED198C" w14:textId="77777777" w:rsidTr="00DE696D">
        <w:trPr>
          <w:trHeight w:val="300"/>
        </w:trPr>
        <w:tc>
          <w:tcPr>
            <w:tcW w:w="3397" w:type="dxa"/>
            <w:noWrap/>
            <w:hideMark/>
          </w:tcPr>
          <w:p w14:paraId="6A71440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lh_Pole_temporal_thickness</w:t>
            </w:r>
          </w:p>
        </w:tc>
        <w:tc>
          <w:tcPr>
            <w:tcW w:w="1560" w:type="dxa"/>
            <w:noWrap/>
            <w:hideMark/>
          </w:tcPr>
          <w:p w14:paraId="59A7072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-2.2564</w:t>
            </w:r>
          </w:p>
        </w:tc>
        <w:tc>
          <w:tcPr>
            <w:tcW w:w="1275" w:type="dxa"/>
            <w:noWrap/>
            <w:hideMark/>
          </w:tcPr>
          <w:p w14:paraId="77CA949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0.03079</w:t>
            </w:r>
          </w:p>
        </w:tc>
        <w:tc>
          <w:tcPr>
            <w:tcW w:w="1418" w:type="dxa"/>
            <w:noWrap/>
            <w:hideMark/>
          </w:tcPr>
          <w:p w14:paraId="31B3903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-0.387</w:t>
            </w:r>
          </w:p>
        </w:tc>
        <w:tc>
          <w:tcPr>
            <w:tcW w:w="1559" w:type="dxa"/>
            <w:noWrap/>
            <w:hideMark/>
          </w:tcPr>
          <w:p w14:paraId="50B077B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0.122476</w:t>
            </w:r>
          </w:p>
        </w:tc>
      </w:tr>
      <w:tr w:rsidR="00DE696D" w:rsidRPr="00DE696D" w14:paraId="07B774E5" w14:textId="77777777" w:rsidTr="00DE696D">
        <w:trPr>
          <w:trHeight w:val="300"/>
        </w:trPr>
        <w:tc>
          <w:tcPr>
            <w:tcW w:w="3397" w:type="dxa"/>
            <w:noWrap/>
            <w:hideMark/>
          </w:tcPr>
          <w:p w14:paraId="4EF9CB9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rh_S_cingul-Marginalis_thickness</w:t>
            </w:r>
          </w:p>
        </w:tc>
        <w:tc>
          <w:tcPr>
            <w:tcW w:w="1560" w:type="dxa"/>
            <w:noWrap/>
            <w:hideMark/>
          </w:tcPr>
          <w:p w14:paraId="7455B29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-2.2354</w:t>
            </w:r>
          </w:p>
        </w:tc>
        <w:tc>
          <w:tcPr>
            <w:tcW w:w="1275" w:type="dxa"/>
            <w:noWrap/>
            <w:hideMark/>
          </w:tcPr>
          <w:p w14:paraId="16B0EC8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0.03228</w:t>
            </w:r>
          </w:p>
        </w:tc>
        <w:tc>
          <w:tcPr>
            <w:tcW w:w="1418" w:type="dxa"/>
            <w:noWrap/>
            <w:hideMark/>
          </w:tcPr>
          <w:p w14:paraId="1C6DB36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-0.383</w:t>
            </w:r>
          </w:p>
        </w:tc>
        <w:tc>
          <w:tcPr>
            <w:tcW w:w="1559" w:type="dxa"/>
            <w:noWrap/>
            <w:hideMark/>
          </w:tcPr>
          <w:p w14:paraId="37886C8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0.125611</w:t>
            </w:r>
          </w:p>
        </w:tc>
      </w:tr>
      <w:tr w:rsidR="00DE696D" w:rsidRPr="00DE696D" w14:paraId="63A72455" w14:textId="77777777" w:rsidTr="00DE696D">
        <w:trPr>
          <w:trHeight w:val="300"/>
        </w:trPr>
        <w:tc>
          <w:tcPr>
            <w:tcW w:w="3397" w:type="dxa"/>
            <w:noWrap/>
            <w:hideMark/>
          </w:tcPr>
          <w:p w14:paraId="240C3B7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lh_G_precuneus_thickness</w:t>
            </w:r>
          </w:p>
        </w:tc>
        <w:tc>
          <w:tcPr>
            <w:tcW w:w="1560" w:type="dxa"/>
            <w:noWrap/>
            <w:hideMark/>
          </w:tcPr>
          <w:p w14:paraId="4EF341D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-2.1393</w:t>
            </w:r>
          </w:p>
        </w:tc>
        <w:tc>
          <w:tcPr>
            <w:tcW w:w="1275" w:type="dxa"/>
            <w:noWrap/>
            <w:hideMark/>
          </w:tcPr>
          <w:p w14:paraId="653178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0.0399</w:t>
            </w:r>
          </w:p>
        </w:tc>
        <w:tc>
          <w:tcPr>
            <w:tcW w:w="1418" w:type="dxa"/>
            <w:noWrap/>
            <w:hideMark/>
          </w:tcPr>
          <w:p w14:paraId="35FBA8B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-0.367</w:t>
            </w:r>
          </w:p>
        </w:tc>
        <w:tc>
          <w:tcPr>
            <w:tcW w:w="1559" w:type="dxa"/>
            <w:noWrap/>
            <w:hideMark/>
          </w:tcPr>
          <w:p w14:paraId="1283C19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0.150136</w:t>
            </w:r>
          </w:p>
        </w:tc>
      </w:tr>
      <w:tr w:rsidR="00DE696D" w:rsidRPr="00DE696D" w14:paraId="15D13DE6" w14:textId="77777777" w:rsidTr="00DE696D">
        <w:trPr>
          <w:trHeight w:val="300"/>
        </w:trPr>
        <w:tc>
          <w:tcPr>
            <w:tcW w:w="3397" w:type="dxa"/>
            <w:noWrap/>
            <w:hideMark/>
          </w:tcPr>
          <w:p w14:paraId="1E29C69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rh_G_oc-temp_med-Lingual_thickness</w:t>
            </w:r>
          </w:p>
        </w:tc>
        <w:tc>
          <w:tcPr>
            <w:tcW w:w="1560" w:type="dxa"/>
            <w:noWrap/>
            <w:hideMark/>
          </w:tcPr>
          <w:p w14:paraId="1AE9DCA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-2.1352</w:t>
            </w:r>
          </w:p>
        </w:tc>
        <w:tc>
          <w:tcPr>
            <w:tcW w:w="1275" w:type="dxa"/>
            <w:noWrap/>
            <w:hideMark/>
          </w:tcPr>
          <w:p w14:paraId="18C1AC3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0.04026</w:t>
            </w:r>
          </w:p>
        </w:tc>
        <w:tc>
          <w:tcPr>
            <w:tcW w:w="1418" w:type="dxa"/>
            <w:noWrap/>
            <w:hideMark/>
          </w:tcPr>
          <w:p w14:paraId="58F75A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-0.366</w:t>
            </w:r>
          </w:p>
        </w:tc>
        <w:tc>
          <w:tcPr>
            <w:tcW w:w="1559" w:type="dxa"/>
            <w:noWrap/>
            <w:hideMark/>
          </w:tcPr>
          <w:p w14:paraId="24596DA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0.150136</w:t>
            </w:r>
          </w:p>
        </w:tc>
      </w:tr>
      <w:tr w:rsidR="00DE696D" w:rsidRPr="00DE696D" w14:paraId="77FB9B4A" w14:textId="77777777" w:rsidTr="00DE696D">
        <w:trPr>
          <w:trHeight w:val="300"/>
        </w:trPr>
        <w:tc>
          <w:tcPr>
            <w:tcW w:w="3397" w:type="dxa"/>
            <w:noWrap/>
            <w:hideMark/>
          </w:tcPr>
          <w:p w14:paraId="17404EF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rh_G_front_sup_thickness</w:t>
            </w:r>
          </w:p>
        </w:tc>
        <w:tc>
          <w:tcPr>
            <w:tcW w:w="1560" w:type="dxa"/>
            <w:noWrap/>
            <w:hideMark/>
          </w:tcPr>
          <w:p w14:paraId="4E67D1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-2.1193</w:t>
            </w:r>
          </w:p>
        </w:tc>
        <w:tc>
          <w:tcPr>
            <w:tcW w:w="1275" w:type="dxa"/>
            <w:noWrap/>
            <w:hideMark/>
          </w:tcPr>
          <w:p w14:paraId="7FEEEC2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0.04167</w:t>
            </w:r>
          </w:p>
        </w:tc>
        <w:tc>
          <w:tcPr>
            <w:tcW w:w="1418" w:type="dxa"/>
            <w:noWrap/>
            <w:hideMark/>
          </w:tcPr>
          <w:p w14:paraId="0BE5DAC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-0.363</w:t>
            </w:r>
          </w:p>
        </w:tc>
        <w:tc>
          <w:tcPr>
            <w:tcW w:w="1559" w:type="dxa"/>
            <w:noWrap/>
            <w:hideMark/>
          </w:tcPr>
          <w:p w14:paraId="0C06B28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0.152223</w:t>
            </w:r>
          </w:p>
        </w:tc>
      </w:tr>
      <w:tr w:rsidR="00DE696D" w:rsidRPr="00DE696D" w14:paraId="4DB4DEBE" w14:textId="77777777" w:rsidTr="00DE696D">
        <w:trPr>
          <w:trHeight w:val="300"/>
        </w:trPr>
        <w:tc>
          <w:tcPr>
            <w:tcW w:w="3397" w:type="dxa"/>
            <w:noWrap/>
            <w:hideMark/>
          </w:tcPr>
          <w:p w14:paraId="0A81533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rh_G&amp;S_paracentral_thickness</w:t>
            </w:r>
          </w:p>
        </w:tc>
        <w:tc>
          <w:tcPr>
            <w:tcW w:w="1560" w:type="dxa"/>
            <w:noWrap/>
            <w:hideMark/>
          </w:tcPr>
          <w:p w14:paraId="7DBEE0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-2.1084</w:t>
            </w:r>
          </w:p>
        </w:tc>
        <w:tc>
          <w:tcPr>
            <w:tcW w:w="1275" w:type="dxa"/>
            <w:noWrap/>
            <w:hideMark/>
          </w:tcPr>
          <w:p w14:paraId="1EC3CFE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0.04267</w:t>
            </w:r>
          </w:p>
        </w:tc>
        <w:tc>
          <w:tcPr>
            <w:tcW w:w="1418" w:type="dxa"/>
            <w:noWrap/>
            <w:hideMark/>
          </w:tcPr>
          <w:p w14:paraId="590A9A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-0.362</w:t>
            </w:r>
          </w:p>
        </w:tc>
        <w:tc>
          <w:tcPr>
            <w:tcW w:w="1559" w:type="dxa"/>
            <w:noWrap/>
            <w:hideMark/>
          </w:tcPr>
          <w:p w14:paraId="06CEFC6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0.152759</w:t>
            </w:r>
          </w:p>
        </w:tc>
      </w:tr>
      <w:tr w:rsidR="00DE696D" w:rsidRPr="00DE696D" w14:paraId="41665013" w14:textId="77777777" w:rsidTr="00DE696D">
        <w:trPr>
          <w:trHeight w:val="300"/>
        </w:trPr>
        <w:tc>
          <w:tcPr>
            <w:tcW w:w="3397" w:type="dxa"/>
            <w:noWrap/>
            <w:hideMark/>
          </w:tcPr>
          <w:p w14:paraId="2ED2002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rh_G&amp;S_cingul-Mid-Ant_thickness</w:t>
            </w:r>
          </w:p>
        </w:tc>
        <w:tc>
          <w:tcPr>
            <w:tcW w:w="1560" w:type="dxa"/>
            <w:noWrap/>
            <w:hideMark/>
          </w:tcPr>
          <w:p w14:paraId="04C5239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-2.0841</w:t>
            </w:r>
          </w:p>
        </w:tc>
        <w:tc>
          <w:tcPr>
            <w:tcW w:w="1275" w:type="dxa"/>
            <w:noWrap/>
            <w:hideMark/>
          </w:tcPr>
          <w:p w14:paraId="19F300E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0.04497</w:t>
            </w:r>
          </w:p>
        </w:tc>
        <w:tc>
          <w:tcPr>
            <w:tcW w:w="1418" w:type="dxa"/>
            <w:noWrap/>
            <w:hideMark/>
          </w:tcPr>
          <w:p w14:paraId="1A76FF8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-0.357</w:t>
            </w:r>
          </w:p>
        </w:tc>
        <w:tc>
          <w:tcPr>
            <w:tcW w:w="1559" w:type="dxa"/>
            <w:noWrap/>
            <w:hideMark/>
          </w:tcPr>
          <w:p w14:paraId="6235B4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0.15752</w:t>
            </w:r>
          </w:p>
        </w:tc>
      </w:tr>
      <w:tr w:rsidR="00DE696D" w:rsidRPr="00DE696D" w14:paraId="708DAAF3" w14:textId="77777777" w:rsidTr="00DE696D">
        <w:trPr>
          <w:trHeight w:val="300"/>
        </w:trPr>
        <w:tc>
          <w:tcPr>
            <w:tcW w:w="3397" w:type="dxa"/>
            <w:noWrap/>
            <w:hideMark/>
          </w:tcPr>
          <w:p w14:paraId="0D1AD1C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lh_S_precentral-inf-part_thickness</w:t>
            </w:r>
          </w:p>
        </w:tc>
        <w:tc>
          <w:tcPr>
            <w:tcW w:w="1560" w:type="dxa"/>
            <w:noWrap/>
            <w:hideMark/>
          </w:tcPr>
          <w:p w14:paraId="015C721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-2.076</w:t>
            </w:r>
          </w:p>
        </w:tc>
        <w:tc>
          <w:tcPr>
            <w:tcW w:w="1275" w:type="dxa"/>
            <w:noWrap/>
            <w:hideMark/>
          </w:tcPr>
          <w:p w14:paraId="5290D70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0.04576</w:t>
            </w:r>
          </w:p>
        </w:tc>
        <w:tc>
          <w:tcPr>
            <w:tcW w:w="1418" w:type="dxa"/>
            <w:noWrap/>
            <w:hideMark/>
          </w:tcPr>
          <w:p w14:paraId="19972EF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-0.356</w:t>
            </w:r>
          </w:p>
        </w:tc>
        <w:tc>
          <w:tcPr>
            <w:tcW w:w="1559" w:type="dxa"/>
            <w:noWrap/>
            <w:hideMark/>
          </w:tcPr>
          <w:p w14:paraId="57F1C13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0.15752</w:t>
            </w:r>
          </w:p>
        </w:tc>
      </w:tr>
      <w:tr w:rsidR="00DE696D" w:rsidRPr="00DE696D" w14:paraId="6359807D" w14:textId="77777777" w:rsidTr="00DE696D">
        <w:trPr>
          <w:trHeight w:val="300"/>
        </w:trPr>
        <w:tc>
          <w:tcPr>
            <w:tcW w:w="3397" w:type="dxa"/>
            <w:noWrap/>
            <w:hideMark/>
          </w:tcPr>
          <w:p w14:paraId="05E41BE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lh_S_circular_insula_sup_thickness</w:t>
            </w:r>
          </w:p>
        </w:tc>
        <w:tc>
          <w:tcPr>
            <w:tcW w:w="1560" w:type="dxa"/>
            <w:noWrap/>
            <w:hideMark/>
          </w:tcPr>
          <w:p w14:paraId="4AE1F53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-2.0327</w:t>
            </w:r>
          </w:p>
        </w:tc>
        <w:tc>
          <w:tcPr>
            <w:tcW w:w="1275" w:type="dxa"/>
            <w:noWrap/>
            <w:hideMark/>
          </w:tcPr>
          <w:p w14:paraId="59882F9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0.05019</w:t>
            </w:r>
          </w:p>
        </w:tc>
        <w:tc>
          <w:tcPr>
            <w:tcW w:w="1418" w:type="dxa"/>
            <w:noWrap/>
            <w:hideMark/>
          </w:tcPr>
          <w:p w14:paraId="5895B48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-0.349</w:t>
            </w:r>
          </w:p>
        </w:tc>
        <w:tc>
          <w:tcPr>
            <w:tcW w:w="1559" w:type="dxa"/>
            <w:noWrap/>
            <w:hideMark/>
          </w:tcPr>
          <w:p w14:paraId="023C6E2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0.16951</w:t>
            </w:r>
          </w:p>
        </w:tc>
      </w:tr>
      <w:tr w:rsidR="00DE696D" w:rsidRPr="00DE696D" w14:paraId="51303A77" w14:textId="77777777" w:rsidTr="00DE696D">
        <w:trPr>
          <w:trHeight w:val="300"/>
        </w:trPr>
        <w:tc>
          <w:tcPr>
            <w:tcW w:w="3397" w:type="dxa"/>
            <w:noWrap/>
            <w:hideMark/>
          </w:tcPr>
          <w:p w14:paraId="7BA3247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rh_S_occipital_ant_thickness</w:t>
            </w:r>
          </w:p>
        </w:tc>
        <w:tc>
          <w:tcPr>
            <w:tcW w:w="1560" w:type="dxa"/>
            <w:noWrap/>
            <w:hideMark/>
          </w:tcPr>
          <w:p w14:paraId="08AB3B7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-1.989</w:t>
            </w:r>
          </w:p>
        </w:tc>
        <w:tc>
          <w:tcPr>
            <w:tcW w:w="1275" w:type="dxa"/>
            <w:noWrap/>
            <w:hideMark/>
          </w:tcPr>
          <w:p w14:paraId="2C145E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0.05504</w:t>
            </w:r>
          </w:p>
        </w:tc>
        <w:tc>
          <w:tcPr>
            <w:tcW w:w="1418" w:type="dxa"/>
            <w:noWrap/>
            <w:hideMark/>
          </w:tcPr>
          <w:p w14:paraId="246AF58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-0.341</w:t>
            </w:r>
          </w:p>
        </w:tc>
        <w:tc>
          <w:tcPr>
            <w:tcW w:w="1559" w:type="dxa"/>
            <w:noWrap/>
            <w:hideMark/>
          </w:tcPr>
          <w:p w14:paraId="365AB72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0.182447</w:t>
            </w:r>
          </w:p>
        </w:tc>
      </w:tr>
      <w:tr w:rsidR="00DE696D" w:rsidRPr="00DE696D" w14:paraId="50FE131C" w14:textId="77777777" w:rsidTr="00DE696D">
        <w:trPr>
          <w:trHeight w:val="300"/>
        </w:trPr>
        <w:tc>
          <w:tcPr>
            <w:tcW w:w="3397" w:type="dxa"/>
            <w:noWrap/>
            <w:hideMark/>
          </w:tcPr>
          <w:p w14:paraId="423FBA0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lastRenderedPageBreak/>
              <w:t>Left-Cerebellum-Cortex (Vol)</w:t>
            </w:r>
          </w:p>
        </w:tc>
        <w:tc>
          <w:tcPr>
            <w:tcW w:w="1560" w:type="dxa"/>
            <w:noWrap/>
            <w:hideMark/>
          </w:tcPr>
          <w:p w14:paraId="34129DE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-1.9715</w:t>
            </w:r>
          </w:p>
        </w:tc>
        <w:tc>
          <w:tcPr>
            <w:tcW w:w="1275" w:type="dxa"/>
            <w:noWrap/>
            <w:hideMark/>
          </w:tcPr>
          <w:p w14:paraId="494017B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0.0571</w:t>
            </w:r>
          </w:p>
        </w:tc>
        <w:tc>
          <w:tcPr>
            <w:tcW w:w="1418" w:type="dxa"/>
            <w:noWrap/>
            <w:hideMark/>
          </w:tcPr>
          <w:p w14:paraId="3ADA597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-0.338</w:t>
            </w:r>
          </w:p>
        </w:tc>
        <w:tc>
          <w:tcPr>
            <w:tcW w:w="1559" w:type="dxa"/>
            <w:noWrap/>
            <w:hideMark/>
          </w:tcPr>
          <w:p w14:paraId="65A6F47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0.182548</w:t>
            </w:r>
          </w:p>
        </w:tc>
      </w:tr>
      <w:tr w:rsidR="00DE696D" w:rsidRPr="00DE696D" w14:paraId="14C5DE95" w14:textId="77777777" w:rsidTr="00DE696D">
        <w:trPr>
          <w:trHeight w:val="300"/>
        </w:trPr>
        <w:tc>
          <w:tcPr>
            <w:tcW w:w="3397" w:type="dxa"/>
            <w:noWrap/>
            <w:hideMark/>
          </w:tcPr>
          <w:p w14:paraId="3E2FFFC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lh_S_temporal_sup_thickness</w:t>
            </w:r>
          </w:p>
        </w:tc>
        <w:tc>
          <w:tcPr>
            <w:tcW w:w="1560" w:type="dxa"/>
            <w:noWrap/>
            <w:hideMark/>
          </w:tcPr>
          <w:p w14:paraId="231D952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-1.9714</w:t>
            </w:r>
          </w:p>
        </w:tc>
        <w:tc>
          <w:tcPr>
            <w:tcW w:w="1275" w:type="dxa"/>
            <w:noWrap/>
            <w:hideMark/>
          </w:tcPr>
          <w:p w14:paraId="40EEEDE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0.05711</w:t>
            </w:r>
          </w:p>
        </w:tc>
        <w:tc>
          <w:tcPr>
            <w:tcW w:w="1418" w:type="dxa"/>
            <w:noWrap/>
            <w:hideMark/>
          </w:tcPr>
          <w:p w14:paraId="292890E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-0.338</w:t>
            </w:r>
          </w:p>
        </w:tc>
        <w:tc>
          <w:tcPr>
            <w:tcW w:w="1559" w:type="dxa"/>
            <w:noWrap/>
            <w:hideMark/>
          </w:tcPr>
          <w:p w14:paraId="144ACDC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0.182548</w:t>
            </w:r>
          </w:p>
        </w:tc>
      </w:tr>
      <w:tr w:rsidR="00DE696D" w:rsidRPr="00DE696D" w14:paraId="664F7C6E" w14:textId="77777777" w:rsidTr="00DE696D">
        <w:trPr>
          <w:trHeight w:val="300"/>
        </w:trPr>
        <w:tc>
          <w:tcPr>
            <w:tcW w:w="3397" w:type="dxa"/>
            <w:noWrap/>
            <w:hideMark/>
          </w:tcPr>
          <w:p w14:paraId="05F8BAF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Left-vessel (Vol)</w:t>
            </w:r>
          </w:p>
        </w:tc>
        <w:tc>
          <w:tcPr>
            <w:tcW w:w="1560" w:type="dxa"/>
            <w:noWrap/>
            <w:hideMark/>
          </w:tcPr>
          <w:p w14:paraId="617A7BB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1.9449</w:t>
            </w:r>
          </w:p>
        </w:tc>
        <w:tc>
          <w:tcPr>
            <w:tcW w:w="1275" w:type="dxa"/>
            <w:noWrap/>
            <w:hideMark/>
          </w:tcPr>
          <w:p w14:paraId="32E926E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0.06035</w:t>
            </w:r>
          </w:p>
        </w:tc>
        <w:tc>
          <w:tcPr>
            <w:tcW w:w="1418" w:type="dxa"/>
            <w:noWrap/>
            <w:hideMark/>
          </w:tcPr>
          <w:p w14:paraId="358706D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0.334</w:t>
            </w:r>
          </w:p>
        </w:tc>
        <w:tc>
          <w:tcPr>
            <w:tcW w:w="1559" w:type="dxa"/>
            <w:noWrap/>
            <w:hideMark/>
          </w:tcPr>
          <w:p w14:paraId="181E87E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0.18952</w:t>
            </w:r>
          </w:p>
        </w:tc>
      </w:tr>
      <w:tr w:rsidR="00DE696D" w:rsidRPr="00DE696D" w14:paraId="7A00063B" w14:textId="77777777" w:rsidTr="00DE696D">
        <w:trPr>
          <w:trHeight w:val="300"/>
        </w:trPr>
        <w:tc>
          <w:tcPr>
            <w:tcW w:w="3397" w:type="dxa"/>
            <w:noWrap/>
            <w:hideMark/>
          </w:tcPr>
          <w:p w14:paraId="126582E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rh_G_orbital_thickness</w:t>
            </w:r>
          </w:p>
        </w:tc>
        <w:tc>
          <w:tcPr>
            <w:tcW w:w="1560" w:type="dxa"/>
            <w:noWrap/>
            <w:hideMark/>
          </w:tcPr>
          <w:p w14:paraId="5049C63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-1.9363</w:t>
            </w:r>
          </w:p>
        </w:tc>
        <w:tc>
          <w:tcPr>
            <w:tcW w:w="1275" w:type="dxa"/>
            <w:noWrap/>
            <w:hideMark/>
          </w:tcPr>
          <w:p w14:paraId="39467B2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0.06144</w:t>
            </w:r>
          </w:p>
        </w:tc>
        <w:tc>
          <w:tcPr>
            <w:tcW w:w="1418" w:type="dxa"/>
            <w:noWrap/>
            <w:hideMark/>
          </w:tcPr>
          <w:p w14:paraId="5FEF906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-0.332</w:t>
            </w:r>
          </w:p>
        </w:tc>
        <w:tc>
          <w:tcPr>
            <w:tcW w:w="1559" w:type="dxa"/>
            <w:noWrap/>
            <w:hideMark/>
          </w:tcPr>
          <w:p w14:paraId="0484E9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0.189617</w:t>
            </w:r>
          </w:p>
        </w:tc>
      </w:tr>
      <w:tr w:rsidR="00DE696D" w:rsidRPr="00DE696D" w14:paraId="31763A41" w14:textId="77777777" w:rsidTr="00DE696D">
        <w:trPr>
          <w:trHeight w:val="300"/>
        </w:trPr>
        <w:tc>
          <w:tcPr>
            <w:tcW w:w="3397" w:type="dxa"/>
            <w:noWrap/>
            <w:hideMark/>
          </w:tcPr>
          <w:p w14:paraId="6DFC00F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lh_S_cingul-Marginalis_thickness</w:t>
            </w:r>
          </w:p>
        </w:tc>
        <w:tc>
          <w:tcPr>
            <w:tcW w:w="1560" w:type="dxa"/>
            <w:noWrap/>
            <w:hideMark/>
          </w:tcPr>
          <w:p w14:paraId="4BA78D0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-1.8698</w:t>
            </w:r>
          </w:p>
        </w:tc>
        <w:tc>
          <w:tcPr>
            <w:tcW w:w="1275" w:type="dxa"/>
            <w:noWrap/>
            <w:hideMark/>
          </w:tcPr>
          <w:p w14:paraId="75DAEEE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0.0704</w:t>
            </w:r>
          </w:p>
        </w:tc>
        <w:tc>
          <w:tcPr>
            <w:tcW w:w="1418" w:type="dxa"/>
            <w:noWrap/>
            <w:hideMark/>
          </w:tcPr>
          <w:p w14:paraId="6B0D1E0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-0.321</w:t>
            </w:r>
          </w:p>
        </w:tc>
        <w:tc>
          <w:tcPr>
            <w:tcW w:w="1559" w:type="dxa"/>
            <w:noWrap/>
            <w:hideMark/>
          </w:tcPr>
          <w:p w14:paraId="71464FF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0.206584</w:t>
            </w:r>
          </w:p>
        </w:tc>
      </w:tr>
      <w:tr w:rsidR="00DE696D" w:rsidRPr="00DE696D" w14:paraId="1BA4DFF6" w14:textId="77777777" w:rsidTr="00DE696D">
        <w:trPr>
          <w:trHeight w:val="300"/>
        </w:trPr>
        <w:tc>
          <w:tcPr>
            <w:tcW w:w="3397" w:type="dxa"/>
            <w:noWrap/>
            <w:hideMark/>
          </w:tcPr>
          <w:p w14:paraId="1FA597C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rh_G_cuneus_thickness</w:t>
            </w:r>
          </w:p>
        </w:tc>
        <w:tc>
          <w:tcPr>
            <w:tcW w:w="1560" w:type="dxa"/>
            <w:noWrap/>
            <w:hideMark/>
          </w:tcPr>
          <w:p w14:paraId="710E3B0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1.8709</w:t>
            </w:r>
          </w:p>
        </w:tc>
        <w:tc>
          <w:tcPr>
            <w:tcW w:w="1275" w:type="dxa"/>
            <w:noWrap/>
            <w:hideMark/>
          </w:tcPr>
          <w:p w14:paraId="49FAC7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0.07025</w:t>
            </w:r>
          </w:p>
        </w:tc>
        <w:tc>
          <w:tcPr>
            <w:tcW w:w="1418" w:type="dxa"/>
            <w:noWrap/>
            <w:hideMark/>
          </w:tcPr>
          <w:p w14:paraId="34BD578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0.321</w:t>
            </w:r>
          </w:p>
        </w:tc>
        <w:tc>
          <w:tcPr>
            <w:tcW w:w="1559" w:type="dxa"/>
            <w:noWrap/>
            <w:hideMark/>
          </w:tcPr>
          <w:p w14:paraId="5ED48FF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0.206584</w:t>
            </w:r>
          </w:p>
        </w:tc>
      </w:tr>
      <w:tr w:rsidR="00DE696D" w:rsidRPr="00DE696D" w14:paraId="6B2C47D9" w14:textId="77777777" w:rsidTr="00DE696D">
        <w:trPr>
          <w:trHeight w:val="300"/>
        </w:trPr>
        <w:tc>
          <w:tcPr>
            <w:tcW w:w="3397" w:type="dxa"/>
            <w:noWrap/>
            <w:hideMark/>
          </w:tcPr>
          <w:p w14:paraId="1F30AE4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lh_S_suborbital_thickness</w:t>
            </w:r>
          </w:p>
        </w:tc>
        <w:tc>
          <w:tcPr>
            <w:tcW w:w="1560" w:type="dxa"/>
            <w:noWrap/>
            <w:hideMark/>
          </w:tcPr>
          <w:p w14:paraId="6CE3766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1.8819</w:t>
            </w:r>
          </w:p>
        </w:tc>
        <w:tc>
          <w:tcPr>
            <w:tcW w:w="1275" w:type="dxa"/>
            <w:noWrap/>
            <w:hideMark/>
          </w:tcPr>
          <w:p w14:paraId="6D41E34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0.06869</w:t>
            </w:r>
          </w:p>
        </w:tc>
        <w:tc>
          <w:tcPr>
            <w:tcW w:w="1418" w:type="dxa"/>
            <w:noWrap/>
            <w:hideMark/>
          </w:tcPr>
          <w:p w14:paraId="13B9B5F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0.323</w:t>
            </w:r>
          </w:p>
        </w:tc>
        <w:tc>
          <w:tcPr>
            <w:tcW w:w="1559" w:type="dxa"/>
            <w:noWrap/>
            <w:hideMark/>
          </w:tcPr>
          <w:p w14:paraId="5685EEF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0.206584</w:t>
            </w:r>
          </w:p>
        </w:tc>
      </w:tr>
      <w:tr w:rsidR="00DE696D" w:rsidRPr="00DE696D" w14:paraId="4252F7C2" w14:textId="77777777" w:rsidTr="00DE696D">
        <w:trPr>
          <w:trHeight w:val="300"/>
        </w:trPr>
        <w:tc>
          <w:tcPr>
            <w:tcW w:w="3397" w:type="dxa"/>
            <w:noWrap/>
            <w:hideMark/>
          </w:tcPr>
          <w:p w14:paraId="1CCD47C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lh_S_orbital-H_Shaped_thickness</w:t>
            </w:r>
          </w:p>
        </w:tc>
        <w:tc>
          <w:tcPr>
            <w:tcW w:w="1560" w:type="dxa"/>
            <w:noWrap/>
            <w:hideMark/>
          </w:tcPr>
          <w:p w14:paraId="339DC75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-1.8544</w:t>
            </w:r>
          </w:p>
        </w:tc>
        <w:tc>
          <w:tcPr>
            <w:tcW w:w="1275" w:type="dxa"/>
            <w:noWrap/>
            <w:hideMark/>
          </w:tcPr>
          <w:p w14:paraId="46F60AA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0.07263</w:t>
            </w:r>
          </w:p>
        </w:tc>
        <w:tc>
          <w:tcPr>
            <w:tcW w:w="1418" w:type="dxa"/>
            <w:noWrap/>
            <w:hideMark/>
          </w:tcPr>
          <w:p w14:paraId="6803C0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-0.318</w:t>
            </w:r>
          </w:p>
        </w:tc>
        <w:tc>
          <w:tcPr>
            <w:tcW w:w="1559" w:type="dxa"/>
            <w:noWrap/>
            <w:hideMark/>
          </w:tcPr>
          <w:p w14:paraId="730FDB0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0.206702</w:t>
            </w:r>
          </w:p>
        </w:tc>
      </w:tr>
      <w:tr w:rsidR="00DE696D" w:rsidRPr="00DE696D" w14:paraId="467CDC34" w14:textId="77777777" w:rsidTr="00DE696D">
        <w:trPr>
          <w:trHeight w:val="300"/>
        </w:trPr>
        <w:tc>
          <w:tcPr>
            <w:tcW w:w="3397" w:type="dxa"/>
            <w:noWrap/>
            <w:hideMark/>
          </w:tcPr>
          <w:p w14:paraId="03F7A15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lh_S_central_thickness</w:t>
            </w:r>
          </w:p>
        </w:tc>
        <w:tc>
          <w:tcPr>
            <w:tcW w:w="1560" w:type="dxa"/>
            <w:noWrap/>
            <w:hideMark/>
          </w:tcPr>
          <w:p w14:paraId="10A4B7F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-1.8536</w:t>
            </w:r>
          </w:p>
        </w:tc>
        <w:tc>
          <w:tcPr>
            <w:tcW w:w="1275" w:type="dxa"/>
            <w:noWrap/>
            <w:hideMark/>
          </w:tcPr>
          <w:p w14:paraId="1A32314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0.07275</w:t>
            </w:r>
          </w:p>
        </w:tc>
        <w:tc>
          <w:tcPr>
            <w:tcW w:w="1418" w:type="dxa"/>
            <w:noWrap/>
            <w:hideMark/>
          </w:tcPr>
          <w:p w14:paraId="129A6E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-0.318</w:t>
            </w:r>
          </w:p>
        </w:tc>
        <w:tc>
          <w:tcPr>
            <w:tcW w:w="1559" w:type="dxa"/>
            <w:noWrap/>
            <w:hideMark/>
          </w:tcPr>
          <w:p w14:paraId="498D22C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0.206702</w:t>
            </w:r>
          </w:p>
        </w:tc>
      </w:tr>
      <w:tr w:rsidR="00DE696D" w:rsidRPr="00DE696D" w14:paraId="0BC9E435" w14:textId="77777777" w:rsidTr="00DE696D">
        <w:trPr>
          <w:trHeight w:val="300"/>
        </w:trPr>
        <w:tc>
          <w:tcPr>
            <w:tcW w:w="3397" w:type="dxa"/>
            <w:noWrap/>
            <w:hideMark/>
          </w:tcPr>
          <w:p w14:paraId="3F18868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lh_G_insular_short_thickness</w:t>
            </w:r>
          </w:p>
        </w:tc>
        <w:tc>
          <w:tcPr>
            <w:tcW w:w="1560" w:type="dxa"/>
            <w:noWrap/>
            <w:hideMark/>
          </w:tcPr>
          <w:p w14:paraId="10508BA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-1.7842</w:t>
            </w:r>
          </w:p>
        </w:tc>
        <w:tc>
          <w:tcPr>
            <w:tcW w:w="1275" w:type="dxa"/>
            <w:noWrap/>
            <w:hideMark/>
          </w:tcPr>
          <w:p w14:paraId="7D0B4A2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0.08358</w:t>
            </w:r>
          </w:p>
        </w:tc>
        <w:tc>
          <w:tcPr>
            <w:tcW w:w="1418" w:type="dxa"/>
            <w:noWrap/>
            <w:hideMark/>
          </w:tcPr>
          <w:p w14:paraId="3529BA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-0.306</w:t>
            </w:r>
          </w:p>
        </w:tc>
        <w:tc>
          <w:tcPr>
            <w:tcW w:w="1559" w:type="dxa"/>
            <w:noWrap/>
            <w:hideMark/>
          </w:tcPr>
          <w:p w14:paraId="1CF2058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0.233763</w:t>
            </w:r>
          </w:p>
        </w:tc>
      </w:tr>
      <w:tr w:rsidR="00DE696D" w:rsidRPr="00DE696D" w14:paraId="12DBDC32" w14:textId="77777777" w:rsidTr="00DE696D">
        <w:trPr>
          <w:trHeight w:val="300"/>
        </w:trPr>
        <w:tc>
          <w:tcPr>
            <w:tcW w:w="3397" w:type="dxa"/>
            <w:noWrap/>
            <w:hideMark/>
          </w:tcPr>
          <w:p w14:paraId="5B447D8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lh_S_pericallosal_thickness</w:t>
            </w:r>
          </w:p>
        </w:tc>
        <w:tc>
          <w:tcPr>
            <w:tcW w:w="1560" w:type="dxa"/>
            <w:noWrap/>
            <w:hideMark/>
          </w:tcPr>
          <w:p w14:paraId="360ABC4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-1.753</w:t>
            </w:r>
          </w:p>
        </w:tc>
        <w:tc>
          <w:tcPr>
            <w:tcW w:w="1275" w:type="dxa"/>
            <w:noWrap/>
            <w:hideMark/>
          </w:tcPr>
          <w:p w14:paraId="54E6D3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0.0889</w:t>
            </w:r>
          </w:p>
        </w:tc>
        <w:tc>
          <w:tcPr>
            <w:tcW w:w="1418" w:type="dxa"/>
            <w:noWrap/>
            <w:hideMark/>
          </w:tcPr>
          <w:p w14:paraId="365A320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-0.301</w:t>
            </w:r>
          </w:p>
        </w:tc>
        <w:tc>
          <w:tcPr>
            <w:tcW w:w="1559" w:type="dxa"/>
            <w:noWrap/>
            <w:hideMark/>
          </w:tcPr>
          <w:p w14:paraId="3D3E1C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0.244817</w:t>
            </w:r>
          </w:p>
        </w:tc>
      </w:tr>
      <w:tr w:rsidR="00DE696D" w:rsidRPr="00DE696D" w14:paraId="13CFB606" w14:textId="77777777" w:rsidTr="00DE696D">
        <w:trPr>
          <w:trHeight w:val="300"/>
        </w:trPr>
        <w:tc>
          <w:tcPr>
            <w:tcW w:w="3397" w:type="dxa"/>
            <w:noWrap/>
            <w:hideMark/>
          </w:tcPr>
          <w:p w14:paraId="179B300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lh_S_front_middle_thickness</w:t>
            </w:r>
          </w:p>
        </w:tc>
        <w:tc>
          <w:tcPr>
            <w:tcW w:w="1560" w:type="dxa"/>
            <w:noWrap/>
            <w:hideMark/>
          </w:tcPr>
          <w:p w14:paraId="4191B1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-1.7161</w:t>
            </w:r>
          </w:p>
        </w:tc>
        <w:tc>
          <w:tcPr>
            <w:tcW w:w="1275" w:type="dxa"/>
            <w:noWrap/>
            <w:hideMark/>
          </w:tcPr>
          <w:p w14:paraId="0D529A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0.09551</w:t>
            </w:r>
          </w:p>
        </w:tc>
        <w:tc>
          <w:tcPr>
            <w:tcW w:w="1418" w:type="dxa"/>
            <w:noWrap/>
            <w:hideMark/>
          </w:tcPr>
          <w:p w14:paraId="3510DDE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-0.294</w:t>
            </w:r>
          </w:p>
        </w:tc>
        <w:tc>
          <w:tcPr>
            <w:tcW w:w="1559" w:type="dxa"/>
            <w:noWrap/>
            <w:hideMark/>
          </w:tcPr>
          <w:p w14:paraId="631E13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0.257707</w:t>
            </w:r>
          </w:p>
        </w:tc>
      </w:tr>
      <w:tr w:rsidR="00DE696D" w:rsidRPr="00DE696D" w14:paraId="3A8571E1" w14:textId="77777777" w:rsidTr="00DE696D">
        <w:trPr>
          <w:trHeight w:val="300"/>
        </w:trPr>
        <w:tc>
          <w:tcPr>
            <w:tcW w:w="3397" w:type="dxa"/>
            <w:noWrap/>
            <w:hideMark/>
          </w:tcPr>
          <w:p w14:paraId="2286B50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rh_S_orbital_lateral_thickness</w:t>
            </w:r>
          </w:p>
        </w:tc>
        <w:tc>
          <w:tcPr>
            <w:tcW w:w="1560" w:type="dxa"/>
            <w:noWrap/>
            <w:hideMark/>
          </w:tcPr>
          <w:p w14:paraId="0E531AC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-1.711</w:t>
            </w:r>
          </w:p>
        </w:tc>
        <w:tc>
          <w:tcPr>
            <w:tcW w:w="1275" w:type="dxa"/>
            <w:noWrap/>
            <w:hideMark/>
          </w:tcPr>
          <w:p w14:paraId="253764F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0.09646</w:t>
            </w:r>
          </w:p>
        </w:tc>
        <w:tc>
          <w:tcPr>
            <w:tcW w:w="1418" w:type="dxa"/>
            <w:noWrap/>
            <w:hideMark/>
          </w:tcPr>
          <w:p w14:paraId="592835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-0.293</w:t>
            </w:r>
          </w:p>
        </w:tc>
        <w:tc>
          <w:tcPr>
            <w:tcW w:w="1559" w:type="dxa"/>
            <w:noWrap/>
            <w:hideMark/>
          </w:tcPr>
          <w:p w14:paraId="76A5323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0.257707</w:t>
            </w:r>
          </w:p>
        </w:tc>
      </w:tr>
      <w:tr w:rsidR="00DE696D" w:rsidRPr="00DE696D" w14:paraId="1E65AE02" w14:textId="77777777" w:rsidTr="00DE696D">
        <w:trPr>
          <w:trHeight w:val="300"/>
        </w:trPr>
        <w:tc>
          <w:tcPr>
            <w:tcW w:w="3397" w:type="dxa"/>
            <w:noWrap/>
            <w:hideMark/>
          </w:tcPr>
          <w:p w14:paraId="2C6E9A3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Brain-Stem (Vol)</w:t>
            </w:r>
          </w:p>
        </w:tc>
        <w:tc>
          <w:tcPr>
            <w:tcW w:w="1560" w:type="dxa"/>
            <w:noWrap/>
            <w:hideMark/>
          </w:tcPr>
          <w:p w14:paraId="04EBC8B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-1.6987</w:t>
            </w:r>
          </w:p>
        </w:tc>
        <w:tc>
          <w:tcPr>
            <w:tcW w:w="1275" w:type="dxa"/>
            <w:noWrap/>
            <w:hideMark/>
          </w:tcPr>
          <w:p w14:paraId="6480861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0.09878</w:t>
            </w:r>
          </w:p>
        </w:tc>
        <w:tc>
          <w:tcPr>
            <w:tcW w:w="1418" w:type="dxa"/>
            <w:noWrap/>
            <w:hideMark/>
          </w:tcPr>
          <w:p w14:paraId="31A64B7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-0.291</w:t>
            </w:r>
          </w:p>
        </w:tc>
        <w:tc>
          <w:tcPr>
            <w:tcW w:w="1559" w:type="dxa"/>
            <w:noWrap/>
            <w:hideMark/>
          </w:tcPr>
          <w:p w14:paraId="53A93BB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0.260024</w:t>
            </w:r>
          </w:p>
        </w:tc>
      </w:tr>
      <w:tr w:rsidR="00DE696D" w:rsidRPr="00DE696D" w14:paraId="584747FD" w14:textId="77777777" w:rsidTr="00DE696D">
        <w:trPr>
          <w:trHeight w:val="300"/>
        </w:trPr>
        <w:tc>
          <w:tcPr>
            <w:tcW w:w="3397" w:type="dxa"/>
            <w:noWrap/>
            <w:hideMark/>
          </w:tcPr>
          <w:p w14:paraId="3DD14F3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lh_G_orbital_thickness</w:t>
            </w:r>
          </w:p>
        </w:tc>
        <w:tc>
          <w:tcPr>
            <w:tcW w:w="1560" w:type="dxa"/>
            <w:noWrap/>
            <w:hideMark/>
          </w:tcPr>
          <w:p w14:paraId="68088E5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-1.6868</w:t>
            </w:r>
          </w:p>
        </w:tc>
        <w:tc>
          <w:tcPr>
            <w:tcW w:w="1275" w:type="dxa"/>
            <w:noWrap/>
            <w:hideMark/>
          </w:tcPr>
          <w:p w14:paraId="2B49786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0.10108</w:t>
            </w:r>
          </w:p>
        </w:tc>
        <w:tc>
          <w:tcPr>
            <w:tcW w:w="1418" w:type="dxa"/>
            <w:noWrap/>
            <w:hideMark/>
          </w:tcPr>
          <w:p w14:paraId="3C9C9DE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-0.289</w:t>
            </w:r>
          </w:p>
        </w:tc>
        <w:tc>
          <w:tcPr>
            <w:tcW w:w="1559" w:type="dxa"/>
            <w:noWrap/>
            <w:hideMark/>
          </w:tcPr>
          <w:p w14:paraId="5F6246E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0.262222</w:t>
            </w:r>
          </w:p>
        </w:tc>
      </w:tr>
      <w:tr w:rsidR="00DE696D" w:rsidRPr="00DE696D" w14:paraId="6D4C9BC1" w14:textId="77777777" w:rsidTr="00DE696D">
        <w:trPr>
          <w:trHeight w:val="300"/>
        </w:trPr>
        <w:tc>
          <w:tcPr>
            <w:tcW w:w="3397" w:type="dxa"/>
            <w:noWrap/>
            <w:hideMark/>
          </w:tcPr>
          <w:p w14:paraId="41A18B9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lh_S_parieto_occipital_thickness</w:t>
            </w:r>
          </w:p>
        </w:tc>
        <w:tc>
          <w:tcPr>
            <w:tcW w:w="1560" w:type="dxa"/>
            <w:noWrap/>
            <w:hideMark/>
          </w:tcPr>
          <w:p w14:paraId="7395DCE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-1.6531</w:t>
            </w:r>
          </w:p>
        </w:tc>
        <w:tc>
          <w:tcPr>
            <w:tcW w:w="1275" w:type="dxa"/>
            <w:noWrap/>
            <w:hideMark/>
          </w:tcPr>
          <w:p w14:paraId="5748A3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0.1078</w:t>
            </w:r>
          </w:p>
        </w:tc>
        <w:tc>
          <w:tcPr>
            <w:tcW w:w="1418" w:type="dxa"/>
            <w:noWrap/>
            <w:hideMark/>
          </w:tcPr>
          <w:p w14:paraId="18C18C9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-0.284</w:t>
            </w:r>
          </w:p>
        </w:tc>
        <w:tc>
          <w:tcPr>
            <w:tcW w:w="1559" w:type="dxa"/>
            <w:noWrap/>
            <w:hideMark/>
          </w:tcPr>
          <w:p w14:paraId="543AC2B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0.268948</w:t>
            </w:r>
          </w:p>
        </w:tc>
      </w:tr>
      <w:tr w:rsidR="00DE696D" w:rsidRPr="00DE696D" w14:paraId="1D5F6DB0" w14:textId="77777777" w:rsidTr="00DE696D">
        <w:trPr>
          <w:trHeight w:val="300"/>
        </w:trPr>
        <w:tc>
          <w:tcPr>
            <w:tcW w:w="3397" w:type="dxa"/>
            <w:noWrap/>
            <w:hideMark/>
          </w:tcPr>
          <w:p w14:paraId="2F001A9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lh_MeanThickness_thickness</w:t>
            </w:r>
          </w:p>
        </w:tc>
        <w:tc>
          <w:tcPr>
            <w:tcW w:w="1560" w:type="dxa"/>
            <w:noWrap/>
            <w:hideMark/>
          </w:tcPr>
          <w:p w14:paraId="7E03C3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-1.6512</w:t>
            </w:r>
          </w:p>
        </w:tc>
        <w:tc>
          <w:tcPr>
            <w:tcW w:w="1275" w:type="dxa"/>
            <w:noWrap/>
            <w:hideMark/>
          </w:tcPr>
          <w:p w14:paraId="7172AE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0.10818</w:t>
            </w:r>
          </w:p>
        </w:tc>
        <w:tc>
          <w:tcPr>
            <w:tcW w:w="1418" w:type="dxa"/>
            <w:noWrap/>
            <w:hideMark/>
          </w:tcPr>
          <w:p w14:paraId="57A0306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-0.283</w:t>
            </w:r>
          </w:p>
        </w:tc>
        <w:tc>
          <w:tcPr>
            <w:tcW w:w="1559" w:type="dxa"/>
            <w:noWrap/>
            <w:hideMark/>
          </w:tcPr>
          <w:p w14:paraId="376E4B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0.268948</w:t>
            </w:r>
          </w:p>
        </w:tc>
      </w:tr>
      <w:tr w:rsidR="00DE696D" w:rsidRPr="00DE696D" w14:paraId="796D4BE1" w14:textId="77777777" w:rsidTr="00DE696D">
        <w:trPr>
          <w:trHeight w:val="300"/>
        </w:trPr>
        <w:tc>
          <w:tcPr>
            <w:tcW w:w="3397" w:type="dxa"/>
            <w:noWrap/>
            <w:hideMark/>
          </w:tcPr>
          <w:p w14:paraId="70FFCDD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rh_S_precentral-sup-part_thickness</w:t>
            </w:r>
          </w:p>
        </w:tc>
        <w:tc>
          <w:tcPr>
            <w:tcW w:w="1560" w:type="dxa"/>
            <w:noWrap/>
            <w:hideMark/>
          </w:tcPr>
          <w:p w14:paraId="1C3024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1.665</w:t>
            </w:r>
          </w:p>
        </w:tc>
        <w:tc>
          <w:tcPr>
            <w:tcW w:w="1275" w:type="dxa"/>
            <w:noWrap/>
            <w:hideMark/>
          </w:tcPr>
          <w:p w14:paraId="7DE5EDC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0.10538</w:t>
            </w:r>
          </w:p>
        </w:tc>
        <w:tc>
          <w:tcPr>
            <w:tcW w:w="1418" w:type="dxa"/>
            <w:noWrap/>
            <w:hideMark/>
          </w:tcPr>
          <w:p w14:paraId="78E0FB6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0.286</w:t>
            </w:r>
          </w:p>
        </w:tc>
        <w:tc>
          <w:tcPr>
            <w:tcW w:w="1559" w:type="dxa"/>
            <w:noWrap/>
            <w:hideMark/>
          </w:tcPr>
          <w:p w14:paraId="6A19C37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0.268948</w:t>
            </w:r>
          </w:p>
        </w:tc>
      </w:tr>
      <w:tr w:rsidR="00DE696D" w:rsidRPr="00DE696D" w14:paraId="2D1452FF" w14:textId="77777777" w:rsidTr="00DE696D">
        <w:trPr>
          <w:trHeight w:val="300"/>
        </w:trPr>
        <w:tc>
          <w:tcPr>
            <w:tcW w:w="3397" w:type="dxa"/>
            <w:noWrap/>
            <w:hideMark/>
          </w:tcPr>
          <w:p w14:paraId="7104DCC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Right-Putamen (Vol)</w:t>
            </w:r>
          </w:p>
        </w:tc>
        <w:tc>
          <w:tcPr>
            <w:tcW w:w="1560" w:type="dxa"/>
            <w:noWrap/>
            <w:hideMark/>
          </w:tcPr>
          <w:p w14:paraId="41CEDF6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-1.6312</w:t>
            </w:r>
          </w:p>
        </w:tc>
        <w:tc>
          <w:tcPr>
            <w:tcW w:w="1275" w:type="dxa"/>
            <w:noWrap/>
            <w:hideMark/>
          </w:tcPr>
          <w:p w14:paraId="385DAE9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0.11236</w:t>
            </w:r>
          </w:p>
        </w:tc>
        <w:tc>
          <w:tcPr>
            <w:tcW w:w="1418" w:type="dxa"/>
            <w:noWrap/>
            <w:hideMark/>
          </w:tcPr>
          <w:p w14:paraId="7CFEA7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w:t>
            </w:r>
          </w:p>
        </w:tc>
        <w:tc>
          <w:tcPr>
            <w:tcW w:w="1559" w:type="dxa"/>
            <w:noWrap/>
            <w:hideMark/>
          </w:tcPr>
          <w:p w14:paraId="507ED73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0.275513</w:t>
            </w:r>
          </w:p>
        </w:tc>
      </w:tr>
      <w:tr w:rsidR="00DE696D" w:rsidRPr="00DE696D" w14:paraId="5F0B87D9" w14:textId="77777777" w:rsidTr="00DE696D">
        <w:trPr>
          <w:trHeight w:val="300"/>
        </w:trPr>
        <w:tc>
          <w:tcPr>
            <w:tcW w:w="3397" w:type="dxa"/>
            <w:noWrap/>
            <w:hideMark/>
          </w:tcPr>
          <w:p w14:paraId="7FC0C29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Left-Putamen (Vol)</w:t>
            </w:r>
          </w:p>
        </w:tc>
        <w:tc>
          <w:tcPr>
            <w:tcW w:w="1560" w:type="dxa"/>
            <w:noWrap/>
            <w:hideMark/>
          </w:tcPr>
          <w:p w14:paraId="2E19BF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-1.6061</w:t>
            </w:r>
          </w:p>
        </w:tc>
        <w:tc>
          <w:tcPr>
            <w:tcW w:w="1275" w:type="dxa"/>
            <w:noWrap/>
            <w:hideMark/>
          </w:tcPr>
          <w:p w14:paraId="2CC7CD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0.11777</w:t>
            </w:r>
          </w:p>
        </w:tc>
        <w:tc>
          <w:tcPr>
            <w:tcW w:w="1418" w:type="dxa"/>
            <w:noWrap/>
            <w:hideMark/>
          </w:tcPr>
          <w:p w14:paraId="0822C10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-0.275</w:t>
            </w:r>
          </w:p>
        </w:tc>
        <w:tc>
          <w:tcPr>
            <w:tcW w:w="1559" w:type="dxa"/>
            <w:noWrap/>
            <w:hideMark/>
          </w:tcPr>
          <w:p w14:paraId="3852E44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0.284876</w:t>
            </w:r>
          </w:p>
        </w:tc>
      </w:tr>
      <w:tr w:rsidR="00DE696D" w:rsidRPr="00DE696D" w14:paraId="4FBF6DC1" w14:textId="77777777" w:rsidTr="00DE696D">
        <w:trPr>
          <w:trHeight w:val="300"/>
        </w:trPr>
        <w:tc>
          <w:tcPr>
            <w:tcW w:w="3397" w:type="dxa"/>
            <w:noWrap/>
            <w:hideMark/>
          </w:tcPr>
          <w:p w14:paraId="586781C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lh_S_calcarine_thickness</w:t>
            </w:r>
          </w:p>
        </w:tc>
        <w:tc>
          <w:tcPr>
            <w:tcW w:w="1560" w:type="dxa"/>
            <w:noWrap/>
            <w:hideMark/>
          </w:tcPr>
          <w:p w14:paraId="29818D4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-1.5599</w:t>
            </w:r>
          </w:p>
        </w:tc>
        <w:tc>
          <w:tcPr>
            <w:tcW w:w="1275" w:type="dxa"/>
            <w:noWrap/>
            <w:hideMark/>
          </w:tcPr>
          <w:p w14:paraId="6A14ACE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0.12832</w:t>
            </w:r>
          </w:p>
        </w:tc>
        <w:tc>
          <w:tcPr>
            <w:tcW w:w="1418" w:type="dxa"/>
            <w:noWrap/>
            <w:hideMark/>
          </w:tcPr>
          <w:p w14:paraId="363B411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-0.268</w:t>
            </w:r>
          </w:p>
        </w:tc>
        <w:tc>
          <w:tcPr>
            <w:tcW w:w="1559" w:type="dxa"/>
            <w:noWrap/>
            <w:hideMark/>
          </w:tcPr>
          <w:p w14:paraId="1A3DCBC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0.30397</w:t>
            </w:r>
          </w:p>
        </w:tc>
      </w:tr>
      <w:tr w:rsidR="00DE696D" w:rsidRPr="00DE696D" w14:paraId="4FF81719" w14:textId="77777777" w:rsidTr="00DE696D">
        <w:trPr>
          <w:trHeight w:val="300"/>
        </w:trPr>
        <w:tc>
          <w:tcPr>
            <w:tcW w:w="3397" w:type="dxa"/>
            <w:noWrap/>
            <w:hideMark/>
          </w:tcPr>
          <w:p w14:paraId="7DE2647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rh_S_circular_insula_sup_thickness</w:t>
            </w:r>
          </w:p>
        </w:tc>
        <w:tc>
          <w:tcPr>
            <w:tcW w:w="1560" w:type="dxa"/>
            <w:noWrap/>
            <w:hideMark/>
          </w:tcPr>
          <w:p w14:paraId="4CF2E57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-1.5568</w:t>
            </w:r>
          </w:p>
        </w:tc>
        <w:tc>
          <w:tcPr>
            <w:tcW w:w="1275" w:type="dxa"/>
            <w:noWrap/>
            <w:hideMark/>
          </w:tcPr>
          <w:p w14:paraId="1D59211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0.12906</w:t>
            </w:r>
          </w:p>
        </w:tc>
        <w:tc>
          <w:tcPr>
            <w:tcW w:w="1418" w:type="dxa"/>
            <w:noWrap/>
            <w:hideMark/>
          </w:tcPr>
          <w:p w14:paraId="7F56CDD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-0.267</w:t>
            </w:r>
          </w:p>
        </w:tc>
        <w:tc>
          <w:tcPr>
            <w:tcW w:w="1559" w:type="dxa"/>
            <w:noWrap/>
            <w:hideMark/>
          </w:tcPr>
          <w:p w14:paraId="402469B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0.30397</w:t>
            </w:r>
          </w:p>
        </w:tc>
      </w:tr>
      <w:tr w:rsidR="00DE696D" w:rsidRPr="00DE696D" w14:paraId="61DAC124" w14:textId="77777777" w:rsidTr="00DE696D">
        <w:trPr>
          <w:trHeight w:val="300"/>
        </w:trPr>
        <w:tc>
          <w:tcPr>
            <w:tcW w:w="3397" w:type="dxa"/>
            <w:noWrap/>
            <w:hideMark/>
          </w:tcPr>
          <w:p w14:paraId="7B9B0BD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rh_MeanThickness_thickness</w:t>
            </w:r>
          </w:p>
        </w:tc>
        <w:tc>
          <w:tcPr>
            <w:tcW w:w="1560" w:type="dxa"/>
            <w:noWrap/>
            <w:hideMark/>
          </w:tcPr>
          <w:p w14:paraId="06632FC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-1.5286</w:t>
            </w:r>
          </w:p>
        </w:tc>
        <w:tc>
          <w:tcPr>
            <w:tcW w:w="1275" w:type="dxa"/>
            <w:noWrap/>
            <w:hideMark/>
          </w:tcPr>
          <w:p w14:paraId="262C2EF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0.13591</w:t>
            </w:r>
          </w:p>
        </w:tc>
        <w:tc>
          <w:tcPr>
            <w:tcW w:w="1418" w:type="dxa"/>
            <w:noWrap/>
            <w:hideMark/>
          </w:tcPr>
          <w:p w14:paraId="0812C5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-0.262</w:t>
            </w:r>
          </w:p>
        </w:tc>
        <w:tc>
          <w:tcPr>
            <w:tcW w:w="1559" w:type="dxa"/>
            <w:noWrap/>
            <w:hideMark/>
          </w:tcPr>
          <w:p w14:paraId="533CE2E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0.309104</w:t>
            </w:r>
          </w:p>
        </w:tc>
      </w:tr>
      <w:tr w:rsidR="00DE696D" w:rsidRPr="00DE696D" w14:paraId="113C8A36" w14:textId="77777777" w:rsidTr="00DE696D">
        <w:trPr>
          <w:trHeight w:val="300"/>
        </w:trPr>
        <w:tc>
          <w:tcPr>
            <w:tcW w:w="3397" w:type="dxa"/>
            <w:noWrap/>
            <w:hideMark/>
          </w:tcPr>
          <w:p w14:paraId="2030658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lh_G_front_inf-Opercular_thickness</w:t>
            </w:r>
          </w:p>
        </w:tc>
        <w:tc>
          <w:tcPr>
            <w:tcW w:w="1560" w:type="dxa"/>
            <w:noWrap/>
            <w:hideMark/>
          </w:tcPr>
          <w:p w14:paraId="2BC7B93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-1.5276</w:t>
            </w:r>
          </w:p>
        </w:tc>
        <w:tc>
          <w:tcPr>
            <w:tcW w:w="1275" w:type="dxa"/>
            <w:noWrap/>
            <w:hideMark/>
          </w:tcPr>
          <w:p w14:paraId="281975A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0.13614</w:t>
            </w:r>
          </w:p>
        </w:tc>
        <w:tc>
          <w:tcPr>
            <w:tcW w:w="1418" w:type="dxa"/>
            <w:noWrap/>
            <w:hideMark/>
          </w:tcPr>
          <w:p w14:paraId="73C37F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-0.262</w:t>
            </w:r>
          </w:p>
        </w:tc>
        <w:tc>
          <w:tcPr>
            <w:tcW w:w="1559" w:type="dxa"/>
            <w:noWrap/>
            <w:hideMark/>
          </w:tcPr>
          <w:p w14:paraId="2DFE562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0.309104</w:t>
            </w:r>
          </w:p>
        </w:tc>
      </w:tr>
      <w:tr w:rsidR="00DE696D" w:rsidRPr="00DE696D" w14:paraId="640C11D0" w14:textId="77777777" w:rsidTr="00DE696D">
        <w:trPr>
          <w:trHeight w:val="300"/>
        </w:trPr>
        <w:tc>
          <w:tcPr>
            <w:tcW w:w="3397" w:type="dxa"/>
            <w:noWrap/>
            <w:hideMark/>
          </w:tcPr>
          <w:p w14:paraId="5A8F043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lh_G_temp_sup-G_T_transv_thickness</w:t>
            </w:r>
          </w:p>
        </w:tc>
        <w:tc>
          <w:tcPr>
            <w:tcW w:w="1560" w:type="dxa"/>
            <w:noWrap/>
            <w:hideMark/>
          </w:tcPr>
          <w:p w14:paraId="4A176BB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-1.5265</w:t>
            </w:r>
          </w:p>
        </w:tc>
        <w:tc>
          <w:tcPr>
            <w:tcW w:w="1275" w:type="dxa"/>
            <w:noWrap/>
            <w:hideMark/>
          </w:tcPr>
          <w:p w14:paraId="7F8C7C6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0.13642</w:t>
            </w:r>
          </w:p>
        </w:tc>
        <w:tc>
          <w:tcPr>
            <w:tcW w:w="1418" w:type="dxa"/>
            <w:noWrap/>
            <w:hideMark/>
          </w:tcPr>
          <w:p w14:paraId="4B8CB62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-0.262</w:t>
            </w:r>
          </w:p>
        </w:tc>
        <w:tc>
          <w:tcPr>
            <w:tcW w:w="1559" w:type="dxa"/>
            <w:noWrap/>
            <w:hideMark/>
          </w:tcPr>
          <w:p w14:paraId="7036093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0.309104</w:t>
            </w:r>
          </w:p>
        </w:tc>
      </w:tr>
      <w:tr w:rsidR="00DE696D" w:rsidRPr="00DE696D" w14:paraId="37E5C8DE" w14:textId="77777777" w:rsidTr="00DE696D">
        <w:trPr>
          <w:trHeight w:val="300"/>
        </w:trPr>
        <w:tc>
          <w:tcPr>
            <w:tcW w:w="3397" w:type="dxa"/>
            <w:noWrap/>
            <w:hideMark/>
          </w:tcPr>
          <w:p w14:paraId="3E14576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Right-Amygdala (Vol)</w:t>
            </w:r>
          </w:p>
        </w:tc>
        <w:tc>
          <w:tcPr>
            <w:tcW w:w="1560" w:type="dxa"/>
            <w:noWrap/>
            <w:hideMark/>
          </w:tcPr>
          <w:p w14:paraId="101A73C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-1.4756</w:t>
            </w:r>
          </w:p>
        </w:tc>
        <w:tc>
          <w:tcPr>
            <w:tcW w:w="1275" w:type="dxa"/>
            <w:noWrap/>
            <w:hideMark/>
          </w:tcPr>
          <w:p w14:paraId="61D87E1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0.14954</w:t>
            </w:r>
          </w:p>
        </w:tc>
        <w:tc>
          <w:tcPr>
            <w:tcW w:w="1418" w:type="dxa"/>
            <w:noWrap/>
            <w:hideMark/>
          </w:tcPr>
          <w:p w14:paraId="49695E2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-0.253</w:t>
            </w:r>
          </w:p>
        </w:tc>
        <w:tc>
          <w:tcPr>
            <w:tcW w:w="1559" w:type="dxa"/>
            <w:noWrap/>
            <w:hideMark/>
          </w:tcPr>
          <w:p w14:paraId="6A4D709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0.33157</w:t>
            </w:r>
          </w:p>
        </w:tc>
      </w:tr>
      <w:tr w:rsidR="00DE696D" w:rsidRPr="00DE696D" w14:paraId="2B64277A" w14:textId="77777777" w:rsidTr="00DE696D">
        <w:trPr>
          <w:trHeight w:val="300"/>
        </w:trPr>
        <w:tc>
          <w:tcPr>
            <w:tcW w:w="3397" w:type="dxa"/>
            <w:noWrap/>
            <w:hideMark/>
          </w:tcPr>
          <w:p w14:paraId="0557CF5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rh_S_temporal_sup_thickness</w:t>
            </w:r>
          </w:p>
        </w:tc>
        <w:tc>
          <w:tcPr>
            <w:tcW w:w="1560" w:type="dxa"/>
            <w:noWrap/>
            <w:hideMark/>
          </w:tcPr>
          <w:p w14:paraId="7E29BBF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-1.4737</w:t>
            </w:r>
          </w:p>
        </w:tc>
        <w:tc>
          <w:tcPr>
            <w:tcW w:w="1275" w:type="dxa"/>
            <w:noWrap/>
            <w:hideMark/>
          </w:tcPr>
          <w:p w14:paraId="221CEB4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0.15004</w:t>
            </w:r>
          </w:p>
        </w:tc>
        <w:tc>
          <w:tcPr>
            <w:tcW w:w="1418" w:type="dxa"/>
            <w:noWrap/>
            <w:hideMark/>
          </w:tcPr>
          <w:p w14:paraId="4A7B59C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-0.253</w:t>
            </w:r>
          </w:p>
        </w:tc>
        <w:tc>
          <w:tcPr>
            <w:tcW w:w="1559" w:type="dxa"/>
            <w:noWrap/>
            <w:hideMark/>
          </w:tcPr>
          <w:p w14:paraId="792F6C8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0.33157</w:t>
            </w:r>
          </w:p>
        </w:tc>
      </w:tr>
      <w:tr w:rsidR="00DE696D" w:rsidRPr="00DE696D" w14:paraId="5AABDC89" w14:textId="77777777" w:rsidTr="00DE696D">
        <w:trPr>
          <w:trHeight w:val="300"/>
        </w:trPr>
        <w:tc>
          <w:tcPr>
            <w:tcW w:w="3397" w:type="dxa"/>
            <w:noWrap/>
            <w:hideMark/>
          </w:tcPr>
          <w:p w14:paraId="3C4B4D7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rh_G_oc-temp_lat-fusifor_thickness</w:t>
            </w:r>
          </w:p>
        </w:tc>
        <w:tc>
          <w:tcPr>
            <w:tcW w:w="1560" w:type="dxa"/>
            <w:noWrap/>
            <w:hideMark/>
          </w:tcPr>
          <w:p w14:paraId="69EA063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-1.4483</w:t>
            </w:r>
          </w:p>
        </w:tc>
        <w:tc>
          <w:tcPr>
            <w:tcW w:w="1275" w:type="dxa"/>
            <w:noWrap/>
            <w:hideMark/>
          </w:tcPr>
          <w:p w14:paraId="51FD29A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0.15698</w:t>
            </w:r>
          </w:p>
        </w:tc>
        <w:tc>
          <w:tcPr>
            <w:tcW w:w="1418" w:type="dxa"/>
            <w:noWrap/>
            <w:hideMark/>
          </w:tcPr>
          <w:p w14:paraId="78338B9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-0.248</w:t>
            </w:r>
          </w:p>
        </w:tc>
        <w:tc>
          <w:tcPr>
            <w:tcW w:w="1559" w:type="dxa"/>
            <w:noWrap/>
            <w:hideMark/>
          </w:tcPr>
          <w:p w14:paraId="6C7EE1D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0.342676</w:t>
            </w:r>
          </w:p>
        </w:tc>
      </w:tr>
      <w:tr w:rsidR="00DE696D" w:rsidRPr="00DE696D" w14:paraId="06EA8422" w14:textId="77777777" w:rsidTr="00DE696D">
        <w:trPr>
          <w:trHeight w:val="300"/>
        </w:trPr>
        <w:tc>
          <w:tcPr>
            <w:tcW w:w="3397" w:type="dxa"/>
            <w:noWrap/>
            <w:hideMark/>
          </w:tcPr>
          <w:p w14:paraId="0E385A5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lh_S_orbital_med-olfact_thickness</w:t>
            </w:r>
          </w:p>
        </w:tc>
        <w:tc>
          <w:tcPr>
            <w:tcW w:w="1560" w:type="dxa"/>
            <w:noWrap/>
            <w:hideMark/>
          </w:tcPr>
          <w:p w14:paraId="1229E21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1.3958</w:t>
            </w:r>
          </w:p>
        </w:tc>
        <w:tc>
          <w:tcPr>
            <w:tcW w:w="1275" w:type="dxa"/>
            <w:noWrap/>
            <w:hideMark/>
          </w:tcPr>
          <w:p w14:paraId="6BD473C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0.17208</w:t>
            </w:r>
          </w:p>
        </w:tc>
        <w:tc>
          <w:tcPr>
            <w:tcW w:w="1418" w:type="dxa"/>
            <w:noWrap/>
            <w:hideMark/>
          </w:tcPr>
          <w:p w14:paraId="506ACC8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0.239</w:t>
            </w:r>
          </w:p>
        </w:tc>
        <w:tc>
          <w:tcPr>
            <w:tcW w:w="1559" w:type="dxa"/>
            <w:noWrap/>
            <w:hideMark/>
          </w:tcPr>
          <w:p w14:paraId="2C34F6B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0.371112</w:t>
            </w:r>
          </w:p>
        </w:tc>
      </w:tr>
      <w:tr w:rsidR="00DE696D" w:rsidRPr="00DE696D" w14:paraId="3E37795B" w14:textId="77777777" w:rsidTr="00DE696D">
        <w:trPr>
          <w:trHeight w:val="300"/>
        </w:trPr>
        <w:tc>
          <w:tcPr>
            <w:tcW w:w="3397" w:type="dxa"/>
            <w:noWrap/>
            <w:hideMark/>
          </w:tcPr>
          <w:p w14:paraId="6DDBCD2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rh_G&amp;S_frontomargin_thickness</w:t>
            </w:r>
          </w:p>
        </w:tc>
        <w:tc>
          <w:tcPr>
            <w:tcW w:w="1560" w:type="dxa"/>
            <w:noWrap/>
            <w:hideMark/>
          </w:tcPr>
          <w:p w14:paraId="00215ED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-1.3864</w:t>
            </w:r>
          </w:p>
        </w:tc>
        <w:tc>
          <w:tcPr>
            <w:tcW w:w="1275" w:type="dxa"/>
            <w:noWrap/>
            <w:hideMark/>
          </w:tcPr>
          <w:p w14:paraId="1B3FF67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0.17492</w:t>
            </w:r>
          </w:p>
        </w:tc>
        <w:tc>
          <w:tcPr>
            <w:tcW w:w="1418" w:type="dxa"/>
            <w:noWrap/>
            <w:hideMark/>
          </w:tcPr>
          <w:p w14:paraId="7FDEC19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-0.238</w:t>
            </w:r>
          </w:p>
        </w:tc>
        <w:tc>
          <w:tcPr>
            <w:tcW w:w="1559" w:type="dxa"/>
            <w:noWrap/>
            <w:hideMark/>
          </w:tcPr>
          <w:p w14:paraId="1FB6ADD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0.372746</w:t>
            </w:r>
          </w:p>
        </w:tc>
      </w:tr>
      <w:tr w:rsidR="00DE696D" w:rsidRPr="00DE696D" w14:paraId="4279FB63" w14:textId="77777777" w:rsidTr="00DE696D">
        <w:trPr>
          <w:trHeight w:val="300"/>
        </w:trPr>
        <w:tc>
          <w:tcPr>
            <w:tcW w:w="3397" w:type="dxa"/>
            <w:noWrap/>
            <w:hideMark/>
          </w:tcPr>
          <w:p w14:paraId="71375BA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rh_G_subcallosal_thickness</w:t>
            </w:r>
          </w:p>
        </w:tc>
        <w:tc>
          <w:tcPr>
            <w:tcW w:w="1560" w:type="dxa"/>
            <w:noWrap/>
            <w:hideMark/>
          </w:tcPr>
          <w:p w14:paraId="3249F8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1.3678</w:t>
            </w:r>
          </w:p>
        </w:tc>
        <w:tc>
          <w:tcPr>
            <w:tcW w:w="1275" w:type="dxa"/>
            <w:noWrap/>
            <w:hideMark/>
          </w:tcPr>
          <w:p w14:paraId="5ADB42A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0.18063</w:t>
            </w:r>
          </w:p>
        </w:tc>
        <w:tc>
          <w:tcPr>
            <w:tcW w:w="1418" w:type="dxa"/>
            <w:noWrap/>
            <w:hideMark/>
          </w:tcPr>
          <w:p w14:paraId="289869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0.235</w:t>
            </w:r>
          </w:p>
        </w:tc>
        <w:tc>
          <w:tcPr>
            <w:tcW w:w="1559" w:type="dxa"/>
            <w:noWrap/>
            <w:hideMark/>
          </w:tcPr>
          <w:p w14:paraId="7A20416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0.380386</w:t>
            </w:r>
          </w:p>
        </w:tc>
      </w:tr>
      <w:tr w:rsidR="00DE696D" w:rsidRPr="00DE696D" w14:paraId="435313D8" w14:textId="77777777" w:rsidTr="00DE696D">
        <w:trPr>
          <w:trHeight w:val="300"/>
        </w:trPr>
        <w:tc>
          <w:tcPr>
            <w:tcW w:w="3397" w:type="dxa"/>
            <w:noWrap/>
            <w:hideMark/>
          </w:tcPr>
          <w:p w14:paraId="5CADDF41"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rh_G_precentral_thickness</w:t>
            </w:r>
          </w:p>
        </w:tc>
        <w:tc>
          <w:tcPr>
            <w:tcW w:w="1560" w:type="dxa"/>
            <w:noWrap/>
            <w:hideMark/>
          </w:tcPr>
          <w:p w14:paraId="5B3766D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1.3395</w:t>
            </w:r>
          </w:p>
        </w:tc>
        <w:tc>
          <w:tcPr>
            <w:tcW w:w="1275" w:type="dxa"/>
            <w:noWrap/>
            <w:hideMark/>
          </w:tcPr>
          <w:p w14:paraId="7771231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0.18955</w:t>
            </w:r>
          </w:p>
        </w:tc>
        <w:tc>
          <w:tcPr>
            <w:tcW w:w="1418" w:type="dxa"/>
            <w:noWrap/>
            <w:hideMark/>
          </w:tcPr>
          <w:p w14:paraId="4A5C132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w:t>
            </w:r>
          </w:p>
        </w:tc>
        <w:tc>
          <w:tcPr>
            <w:tcW w:w="1559" w:type="dxa"/>
            <w:noWrap/>
            <w:hideMark/>
          </w:tcPr>
          <w:p w14:paraId="4957AB4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0.394528</w:t>
            </w:r>
          </w:p>
        </w:tc>
      </w:tr>
      <w:tr w:rsidR="00DE696D" w:rsidRPr="00DE696D" w14:paraId="74D21EA6" w14:textId="77777777" w:rsidTr="00DE696D">
        <w:trPr>
          <w:trHeight w:val="300"/>
        </w:trPr>
        <w:tc>
          <w:tcPr>
            <w:tcW w:w="3397" w:type="dxa"/>
            <w:noWrap/>
            <w:hideMark/>
          </w:tcPr>
          <w:p w14:paraId="652D16C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lh_G_temp_sup-Plan_polar_thickness</w:t>
            </w:r>
          </w:p>
        </w:tc>
        <w:tc>
          <w:tcPr>
            <w:tcW w:w="1560" w:type="dxa"/>
            <w:noWrap/>
            <w:hideMark/>
          </w:tcPr>
          <w:p w14:paraId="1AA5D90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-1.3268</w:t>
            </w:r>
          </w:p>
        </w:tc>
        <w:tc>
          <w:tcPr>
            <w:tcW w:w="1275" w:type="dxa"/>
            <w:noWrap/>
            <w:hideMark/>
          </w:tcPr>
          <w:p w14:paraId="6783BF2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0.19369</w:t>
            </w:r>
          </w:p>
        </w:tc>
        <w:tc>
          <w:tcPr>
            <w:tcW w:w="1418" w:type="dxa"/>
            <w:noWrap/>
            <w:hideMark/>
          </w:tcPr>
          <w:p w14:paraId="444829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-0.228</w:t>
            </w:r>
          </w:p>
        </w:tc>
        <w:tc>
          <w:tcPr>
            <w:tcW w:w="1559" w:type="dxa"/>
            <w:noWrap/>
            <w:hideMark/>
          </w:tcPr>
          <w:p w14:paraId="1F78B5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0.398512</w:t>
            </w:r>
          </w:p>
        </w:tc>
      </w:tr>
      <w:tr w:rsidR="00DE696D" w:rsidRPr="00DE696D" w14:paraId="75391066" w14:textId="77777777" w:rsidTr="00DE696D">
        <w:trPr>
          <w:trHeight w:val="300"/>
        </w:trPr>
        <w:tc>
          <w:tcPr>
            <w:tcW w:w="3397" w:type="dxa"/>
            <w:noWrap/>
            <w:hideMark/>
          </w:tcPr>
          <w:p w14:paraId="3BEEC82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rh_Lat_Fis-post_thickness</w:t>
            </w:r>
          </w:p>
        </w:tc>
        <w:tc>
          <w:tcPr>
            <w:tcW w:w="1560" w:type="dxa"/>
            <w:noWrap/>
            <w:hideMark/>
          </w:tcPr>
          <w:p w14:paraId="78E7FA7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-1.3087</w:t>
            </w:r>
          </w:p>
        </w:tc>
        <w:tc>
          <w:tcPr>
            <w:tcW w:w="1275" w:type="dxa"/>
            <w:noWrap/>
            <w:hideMark/>
          </w:tcPr>
          <w:p w14:paraId="76817F2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0.19969</w:t>
            </w:r>
          </w:p>
        </w:tc>
        <w:tc>
          <w:tcPr>
            <w:tcW w:w="1418" w:type="dxa"/>
            <w:noWrap/>
            <w:hideMark/>
          </w:tcPr>
          <w:p w14:paraId="60F7CAA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-0.224</w:t>
            </w:r>
          </w:p>
        </w:tc>
        <w:tc>
          <w:tcPr>
            <w:tcW w:w="1559" w:type="dxa"/>
            <w:noWrap/>
            <w:hideMark/>
          </w:tcPr>
          <w:p w14:paraId="1D26D15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0.406188</w:t>
            </w:r>
          </w:p>
        </w:tc>
      </w:tr>
      <w:tr w:rsidR="00DE696D" w:rsidRPr="00DE696D" w14:paraId="493970A5" w14:textId="77777777" w:rsidTr="00DE696D">
        <w:trPr>
          <w:trHeight w:val="300"/>
        </w:trPr>
        <w:tc>
          <w:tcPr>
            <w:tcW w:w="3397" w:type="dxa"/>
            <w:noWrap/>
            <w:hideMark/>
          </w:tcPr>
          <w:p w14:paraId="2937228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lh_S_orbital_lateral_thickness</w:t>
            </w:r>
          </w:p>
        </w:tc>
        <w:tc>
          <w:tcPr>
            <w:tcW w:w="1560" w:type="dxa"/>
            <w:noWrap/>
            <w:hideMark/>
          </w:tcPr>
          <w:p w14:paraId="209F8CE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-1.2668</w:t>
            </w:r>
          </w:p>
        </w:tc>
        <w:tc>
          <w:tcPr>
            <w:tcW w:w="1275" w:type="dxa"/>
            <w:noWrap/>
            <w:hideMark/>
          </w:tcPr>
          <w:p w14:paraId="23EE1D9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0.21408</w:t>
            </w:r>
          </w:p>
        </w:tc>
        <w:tc>
          <w:tcPr>
            <w:tcW w:w="1418" w:type="dxa"/>
            <w:noWrap/>
            <w:hideMark/>
          </w:tcPr>
          <w:p w14:paraId="00F2EEC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-0.217</w:t>
            </w:r>
          </w:p>
        </w:tc>
        <w:tc>
          <w:tcPr>
            <w:tcW w:w="1559" w:type="dxa"/>
            <w:noWrap/>
            <w:hideMark/>
          </w:tcPr>
          <w:p w14:paraId="02BDDFA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0.430565</w:t>
            </w:r>
          </w:p>
        </w:tc>
      </w:tr>
      <w:tr w:rsidR="00DE696D" w:rsidRPr="00DE696D" w14:paraId="2E28E1AC" w14:textId="77777777" w:rsidTr="00DE696D">
        <w:trPr>
          <w:trHeight w:val="300"/>
        </w:trPr>
        <w:tc>
          <w:tcPr>
            <w:tcW w:w="3397" w:type="dxa"/>
            <w:noWrap/>
            <w:hideMark/>
          </w:tcPr>
          <w:p w14:paraId="3BA335A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Left-Inf-Lat-Vent (Vol)</w:t>
            </w:r>
          </w:p>
        </w:tc>
        <w:tc>
          <w:tcPr>
            <w:tcW w:w="1560" w:type="dxa"/>
            <w:noWrap/>
            <w:hideMark/>
          </w:tcPr>
          <w:p w14:paraId="162AF8C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1.2548</w:t>
            </w:r>
          </w:p>
        </w:tc>
        <w:tc>
          <w:tcPr>
            <w:tcW w:w="1275" w:type="dxa"/>
            <w:noWrap/>
            <w:hideMark/>
          </w:tcPr>
          <w:p w14:paraId="099781D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0.21837</w:t>
            </w:r>
          </w:p>
        </w:tc>
        <w:tc>
          <w:tcPr>
            <w:tcW w:w="1418" w:type="dxa"/>
            <w:noWrap/>
            <w:hideMark/>
          </w:tcPr>
          <w:p w14:paraId="145D56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0.215</w:t>
            </w:r>
          </w:p>
        </w:tc>
        <w:tc>
          <w:tcPr>
            <w:tcW w:w="1559" w:type="dxa"/>
            <w:noWrap/>
            <w:hideMark/>
          </w:tcPr>
          <w:p w14:paraId="5BCEF8B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0.434314</w:t>
            </w:r>
          </w:p>
        </w:tc>
      </w:tr>
      <w:tr w:rsidR="00DE696D" w:rsidRPr="00DE696D" w14:paraId="1B94012A" w14:textId="77777777" w:rsidTr="00DE696D">
        <w:trPr>
          <w:trHeight w:val="300"/>
        </w:trPr>
        <w:tc>
          <w:tcPr>
            <w:tcW w:w="3397" w:type="dxa"/>
            <w:noWrap/>
            <w:hideMark/>
          </w:tcPr>
          <w:p w14:paraId="71663EC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lh_G_temp_sup-Lateral_thickness</w:t>
            </w:r>
          </w:p>
        </w:tc>
        <w:tc>
          <w:tcPr>
            <w:tcW w:w="1560" w:type="dxa"/>
            <w:noWrap/>
            <w:hideMark/>
          </w:tcPr>
          <w:p w14:paraId="13DF13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-1.2096</w:t>
            </w:r>
          </w:p>
        </w:tc>
        <w:tc>
          <w:tcPr>
            <w:tcW w:w="1275" w:type="dxa"/>
            <w:noWrap/>
            <w:hideMark/>
          </w:tcPr>
          <w:p w14:paraId="6FFE85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0.23502</w:t>
            </w:r>
          </w:p>
        </w:tc>
        <w:tc>
          <w:tcPr>
            <w:tcW w:w="1418" w:type="dxa"/>
            <w:noWrap/>
            <w:hideMark/>
          </w:tcPr>
          <w:p w14:paraId="1261F6C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-0.207</w:t>
            </w:r>
          </w:p>
        </w:tc>
        <w:tc>
          <w:tcPr>
            <w:tcW w:w="1559" w:type="dxa"/>
            <w:noWrap/>
            <w:hideMark/>
          </w:tcPr>
          <w:p w14:paraId="5345106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0.456065</w:t>
            </w:r>
          </w:p>
        </w:tc>
      </w:tr>
      <w:tr w:rsidR="00DE696D" w:rsidRPr="00DE696D" w14:paraId="3A8E6695" w14:textId="77777777" w:rsidTr="00DE696D">
        <w:trPr>
          <w:trHeight w:val="300"/>
        </w:trPr>
        <w:tc>
          <w:tcPr>
            <w:tcW w:w="3397" w:type="dxa"/>
            <w:noWrap/>
            <w:hideMark/>
          </w:tcPr>
          <w:p w14:paraId="17FD5A6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Left-VentralDC (Vol)</w:t>
            </w:r>
          </w:p>
        </w:tc>
        <w:tc>
          <w:tcPr>
            <w:tcW w:w="1560" w:type="dxa"/>
            <w:noWrap/>
            <w:hideMark/>
          </w:tcPr>
          <w:p w14:paraId="6E6142B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-1.2047</w:t>
            </w:r>
          </w:p>
        </w:tc>
        <w:tc>
          <w:tcPr>
            <w:tcW w:w="1275" w:type="dxa"/>
            <w:noWrap/>
            <w:hideMark/>
          </w:tcPr>
          <w:p w14:paraId="2448926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0.2369</w:t>
            </w:r>
          </w:p>
        </w:tc>
        <w:tc>
          <w:tcPr>
            <w:tcW w:w="1418" w:type="dxa"/>
            <w:noWrap/>
            <w:hideMark/>
          </w:tcPr>
          <w:p w14:paraId="0F25A7A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-0.207</w:t>
            </w:r>
          </w:p>
        </w:tc>
        <w:tc>
          <w:tcPr>
            <w:tcW w:w="1559" w:type="dxa"/>
            <w:noWrap/>
            <w:hideMark/>
          </w:tcPr>
          <w:p w14:paraId="329C8B0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0.456065</w:t>
            </w:r>
          </w:p>
        </w:tc>
      </w:tr>
      <w:tr w:rsidR="00DE696D" w:rsidRPr="00DE696D" w14:paraId="0A0673B2" w14:textId="77777777" w:rsidTr="00DE696D">
        <w:trPr>
          <w:trHeight w:val="300"/>
        </w:trPr>
        <w:tc>
          <w:tcPr>
            <w:tcW w:w="3397" w:type="dxa"/>
            <w:noWrap/>
            <w:hideMark/>
          </w:tcPr>
          <w:p w14:paraId="0402303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rh_G&amp;S_cingul-Mid-Post_thickness</w:t>
            </w:r>
          </w:p>
        </w:tc>
        <w:tc>
          <w:tcPr>
            <w:tcW w:w="1560" w:type="dxa"/>
            <w:noWrap/>
            <w:hideMark/>
          </w:tcPr>
          <w:p w14:paraId="30ACF79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-1.2045</w:t>
            </w:r>
          </w:p>
        </w:tc>
        <w:tc>
          <w:tcPr>
            <w:tcW w:w="1275" w:type="dxa"/>
            <w:noWrap/>
            <w:hideMark/>
          </w:tcPr>
          <w:p w14:paraId="76A3F73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0.23695</w:t>
            </w:r>
          </w:p>
        </w:tc>
        <w:tc>
          <w:tcPr>
            <w:tcW w:w="1418" w:type="dxa"/>
            <w:noWrap/>
            <w:hideMark/>
          </w:tcPr>
          <w:p w14:paraId="0B50914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-0.207</w:t>
            </w:r>
          </w:p>
        </w:tc>
        <w:tc>
          <w:tcPr>
            <w:tcW w:w="1559" w:type="dxa"/>
            <w:noWrap/>
            <w:hideMark/>
          </w:tcPr>
          <w:p w14:paraId="2CE28B4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0.456065</w:t>
            </w:r>
          </w:p>
        </w:tc>
      </w:tr>
      <w:tr w:rsidR="00DE696D" w:rsidRPr="00DE696D" w14:paraId="622E1CF2" w14:textId="77777777" w:rsidTr="00DE696D">
        <w:trPr>
          <w:trHeight w:val="300"/>
        </w:trPr>
        <w:tc>
          <w:tcPr>
            <w:tcW w:w="3397" w:type="dxa"/>
            <w:noWrap/>
            <w:hideMark/>
          </w:tcPr>
          <w:p w14:paraId="3491370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rh_S_orbital-H_Shaped_thickness</w:t>
            </w:r>
          </w:p>
        </w:tc>
        <w:tc>
          <w:tcPr>
            <w:tcW w:w="1560" w:type="dxa"/>
            <w:noWrap/>
            <w:hideMark/>
          </w:tcPr>
          <w:p w14:paraId="71758A4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-1.1933</w:t>
            </w:r>
          </w:p>
        </w:tc>
        <w:tc>
          <w:tcPr>
            <w:tcW w:w="1275" w:type="dxa"/>
            <w:noWrap/>
            <w:hideMark/>
          </w:tcPr>
          <w:p w14:paraId="454719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0.24125</w:t>
            </w:r>
          </w:p>
        </w:tc>
        <w:tc>
          <w:tcPr>
            <w:tcW w:w="1418" w:type="dxa"/>
            <w:noWrap/>
            <w:hideMark/>
          </w:tcPr>
          <w:p w14:paraId="53A309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-0.205</w:t>
            </w:r>
          </w:p>
        </w:tc>
        <w:tc>
          <w:tcPr>
            <w:tcW w:w="1559" w:type="dxa"/>
            <w:noWrap/>
            <w:hideMark/>
          </w:tcPr>
          <w:p w14:paraId="30B31B6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0.459402</w:t>
            </w:r>
          </w:p>
        </w:tc>
      </w:tr>
      <w:tr w:rsidR="00DE696D" w:rsidRPr="00DE696D" w14:paraId="29445038" w14:textId="77777777" w:rsidTr="00DE696D">
        <w:trPr>
          <w:trHeight w:val="300"/>
        </w:trPr>
        <w:tc>
          <w:tcPr>
            <w:tcW w:w="3397" w:type="dxa"/>
            <w:noWrap/>
            <w:hideMark/>
          </w:tcPr>
          <w:p w14:paraId="1E195F6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lh_S_occipital_ant_thickness</w:t>
            </w:r>
          </w:p>
        </w:tc>
        <w:tc>
          <w:tcPr>
            <w:tcW w:w="1560" w:type="dxa"/>
            <w:noWrap/>
            <w:hideMark/>
          </w:tcPr>
          <w:p w14:paraId="3D83FE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1.1585</w:t>
            </w:r>
          </w:p>
        </w:tc>
        <w:tc>
          <w:tcPr>
            <w:tcW w:w="1275" w:type="dxa"/>
            <w:noWrap/>
            <w:hideMark/>
          </w:tcPr>
          <w:p w14:paraId="0BD94DF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0.25497</w:t>
            </w:r>
          </w:p>
        </w:tc>
        <w:tc>
          <w:tcPr>
            <w:tcW w:w="1418" w:type="dxa"/>
            <w:noWrap/>
            <w:hideMark/>
          </w:tcPr>
          <w:p w14:paraId="2A91608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0.199</w:t>
            </w:r>
          </w:p>
        </w:tc>
        <w:tc>
          <w:tcPr>
            <w:tcW w:w="1559" w:type="dxa"/>
            <w:noWrap/>
            <w:hideMark/>
          </w:tcPr>
          <w:p w14:paraId="263062A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0.480417</w:t>
            </w:r>
          </w:p>
        </w:tc>
      </w:tr>
      <w:tr w:rsidR="00DE696D" w:rsidRPr="00DE696D" w14:paraId="68F16C61" w14:textId="77777777" w:rsidTr="00DE696D">
        <w:trPr>
          <w:trHeight w:val="300"/>
        </w:trPr>
        <w:tc>
          <w:tcPr>
            <w:tcW w:w="3397" w:type="dxa"/>
            <w:noWrap/>
            <w:hideMark/>
          </w:tcPr>
          <w:p w14:paraId="3CC641B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lh_G_pariet_inf-Angular_thickness</w:t>
            </w:r>
          </w:p>
        </w:tc>
        <w:tc>
          <w:tcPr>
            <w:tcW w:w="1560" w:type="dxa"/>
            <w:noWrap/>
            <w:hideMark/>
          </w:tcPr>
          <w:p w14:paraId="746278D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-1.1343</w:t>
            </w:r>
          </w:p>
        </w:tc>
        <w:tc>
          <w:tcPr>
            <w:tcW w:w="1275" w:type="dxa"/>
            <w:noWrap/>
            <w:hideMark/>
          </w:tcPr>
          <w:p w14:paraId="00C364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0.26484</w:t>
            </w:r>
          </w:p>
        </w:tc>
        <w:tc>
          <w:tcPr>
            <w:tcW w:w="1418" w:type="dxa"/>
            <w:noWrap/>
            <w:hideMark/>
          </w:tcPr>
          <w:p w14:paraId="62FF781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-0.195</w:t>
            </w:r>
          </w:p>
        </w:tc>
        <w:tc>
          <w:tcPr>
            <w:tcW w:w="1559" w:type="dxa"/>
            <w:noWrap/>
            <w:hideMark/>
          </w:tcPr>
          <w:p w14:paraId="7DB0211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0.493816</w:t>
            </w:r>
          </w:p>
        </w:tc>
      </w:tr>
      <w:tr w:rsidR="00DE696D" w:rsidRPr="00DE696D" w14:paraId="556EE86E" w14:textId="77777777" w:rsidTr="00DE696D">
        <w:trPr>
          <w:trHeight w:val="300"/>
        </w:trPr>
        <w:tc>
          <w:tcPr>
            <w:tcW w:w="3397" w:type="dxa"/>
            <w:noWrap/>
            <w:hideMark/>
          </w:tcPr>
          <w:p w14:paraId="10D7B1F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rh_S_subparietal_thickness</w:t>
            </w:r>
          </w:p>
        </w:tc>
        <w:tc>
          <w:tcPr>
            <w:tcW w:w="1560" w:type="dxa"/>
            <w:noWrap/>
            <w:hideMark/>
          </w:tcPr>
          <w:p w14:paraId="6B45EA1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-1.1276</w:t>
            </w:r>
          </w:p>
        </w:tc>
        <w:tc>
          <w:tcPr>
            <w:tcW w:w="1275" w:type="dxa"/>
            <w:noWrap/>
            <w:hideMark/>
          </w:tcPr>
          <w:p w14:paraId="74323B0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0.26763</w:t>
            </w:r>
          </w:p>
        </w:tc>
        <w:tc>
          <w:tcPr>
            <w:tcW w:w="1418" w:type="dxa"/>
            <w:noWrap/>
            <w:hideMark/>
          </w:tcPr>
          <w:p w14:paraId="460EC70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-0.193</w:t>
            </w:r>
          </w:p>
        </w:tc>
        <w:tc>
          <w:tcPr>
            <w:tcW w:w="1559" w:type="dxa"/>
            <w:noWrap/>
            <w:hideMark/>
          </w:tcPr>
          <w:p w14:paraId="3FF5D81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0.493874</w:t>
            </w:r>
          </w:p>
        </w:tc>
      </w:tr>
      <w:tr w:rsidR="00DE696D" w:rsidRPr="00DE696D" w14:paraId="19EC8AEA" w14:textId="77777777" w:rsidTr="00DE696D">
        <w:trPr>
          <w:trHeight w:val="300"/>
        </w:trPr>
        <w:tc>
          <w:tcPr>
            <w:tcW w:w="3397" w:type="dxa"/>
            <w:noWrap/>
            <w:hideMark/>
          </w:tcPr>
          <w:p w14:paraId="1AD79F2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lh_G_front_middle_thickness</w:t>
            </w:r>
          </w:p>
        </w:tc>
        <w:tc>
          <w:tcPr>
            <w:tcW w:w="1560" w:type="dxa"/>
            <w:noWrap/>
            <w:hideMark/>
          </w:tcPr>
          <w:p w14:paraId="37001C4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-1.109</w:t>
            </w:r>
          </w:p>
        </w:tc>
        <w:tc>
          <w:tcPr>
            <w:tcW w:w="1275" w:type="dxa"/>
            <w:noWrap/>
            <w:hideMark/>
          </w:tcPr>
          <w:p w14:paraId="1A48C2B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0.27545</w:t>
            </w:r>
          </w:p>
        </w:tc>
        <w:tc>
          <w:tcPr>
            <w:tcW w:w="1418" w:type="dxa"/>
            <w:noWrap/>
            <w:hideMark/>
          </w:tcPr>
          <w:p w14:paraId="74624C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w:t>
            </w:r>
          </w:p>
        </w:tc>
        <w:tc>
          <w:tcPr>
            <w:tcW w:w="1559" w:type="dxa"/>
            <w:noWrap/>
            <w:hideMark/>
          </w:tcPr>
          <w:p w14:paraId="7A0E840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0.498271</w:t>
            </w:r>
          </w:p>
        </w:tc>
      </w:tr>
      <w:tr w:rsidR="00DE696D" w:rsidRPr="00DE696D" w14:paraId="07B654AB" w14:textId="77777777" w:rsidTr="00DE696D">
        <w:trPr>
          <w:trHeight w:val="300"/>
        </w:trPr>
        <w:tc>
          <w:tcPr>
            <w:tcW w:w="3397" w:type="dxa"/>
            <w:noWrap/>
            <w:hideMark/>
          </w:tcPr>
          <w:p w14:paraId="229A02A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lastRenderedPageBreak/>
              <w:t>lh_G&amp;S_frontomargin_thickness</w:t>
            </w:r>
          </w:p>
        </w:tc>
        <w:tc>
          <w:tcPr>
            <w:tcW w:w="1560" w:type="dxa"/>
            <w:noWrap/>
            <w:hideMark/>
          </w:tcPr>
          <w:p w14:paraId="5F89684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-1.1087</w:t>
            </w:r>
          </w:p>
        </w:tc>
        <w:tc>
          <w:tcPr>
            <w:tcW w:w="1275" w:type="dxa"/>
            <w:noWrap/>
            <w:hideMark/>
          </w:tcPr>
          <w:p w14:paraId="3571B0A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0.27558</w:t>
            </w:r>
          </w:p>
        </w:tc>
        <w:tc>
          <w:tcPr>
            <w:tcW w:w="1418" w:type="dxa"/>
            <w:noWrap/>
            <w:hideMark/>
          </w:tcPr>
          <w:p w14:paraId="6593AA9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w:t>
            </w:r>
          </w:p>
        </w:tc>
        <w:tc>
          <w:tcPr>
            <w:tcW w:w="1559" w:type="dxa"/>
            <w:noWrap/>
            <w:hideMark/>
          </w:tcPr>
          <w:p w14:paraId="6D05846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0.498271</w:t>
            </w:r>
          </w:p>
        </w:tc>
      </w:tr>
      <w:tr w:rsidR="00DE696D" w:rsidRPr="00DE696D" w14:paraId="64782667" w14:textId="77777777" w:rsidTr="00DE696D">
        <w:trPr>
          <w:trHeight w:val="300"/>
        </w:trPr>
        <w:tc>
          <w:tcPr>
            <w:tcW w:w="3397" w:type="dxa"/>
            <w:noWrap/>
            <w:hideMark/>
          </w:tcPr>
          <w:p w14:paraId="78DADC6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Right-Accumbens-area (Vol)</w:t>
            </w:r>
          </w:p>
        </w:tc>
        <w:tc>
          <w:tcPr>
            <w:tcW w:w="1560" w:type="dxa"/>
            <w:noWrap/>
            <w:hideMark/>
          </w:tcPr>
          <w:p w14:paraId="5D1206A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-1.0914</w:t>
            </w:r>
          </w:p>
        </w:tc>
        <w:tc>
          <w:tcPr>
            <w:tcW w:w="1275" w:type="dxa"/>
            <w:noWrap/>
            <w:hideMark/>
          </w:tcPr>
          <w:p w14:paraId="1795991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0.28302</w:t>
            </w:r>
          </w:p>
        </w:tc>
        <w:tc>
          <w:tcPr>
            <w:tcW w:w="1418" w:type="dxa"/>
            <w:noWrap/>
            <w:hideMark/>
          </w:tcPr>
          <w:p w14:paraId="611F0D8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-0.187</w:t>
            </w:r>
          </w:p>
        </w:tc>
        <w:tc>
          <w:tcPr>
            <w:tcW w:w="1559" w:type="dxa"/>
            <w:noWrap/>
            <w:hideMark/>
          </w:tcPr>
          <w:p w14:paraId="7F57C04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0.502388</w:t>
            </w:r>
          </w:p>
        </w:tc>
      </w:tr>
      <w:tr w:rsidR="00DE696D" w:rsidRPr="00DE696D" w14:paraId="678D9EE7" w14:textId="77777777" w:rsidTr="00DE696D">
        <w:trPr>
          <w:trHeight w:val="300"/>
        </w:trPr>
        <w:tc>
          <w:tcPr>
            <w:tcW w:w="3397" w:type="dxa"/>
            <w:noWrap/>
            <w:hideMark/>
          </w:tcPr>
          <w:p w14:paraId="706629B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Left-Hippocampus (Vol)</w:t>
            </w:r>
          </w:p>
        </w:tc>
        <w:tc>
          <w:tcPr>
            <w:tcW w:w="1560" w:type="dxa"/>
            <w:noWrap/>
            <w:hideMark/>
          </w:tcPr>
          <w:p w14:paraId="391251C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-1.0857</w:t>
            </w:r>
          </w:p>
        </w:tc>
        <w:tc>
          <w:tcPr>
            <w:tcW w:w="1275" w:type="dxa"/>
            <w:noWrap/>
            <w:hideMark/>
          </w:tcPr>
          <w:p w14:paraId="0ED7CE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0.28546</w:t>
            </w:r>
          </w:p>
        </w:tc>
        <w:tc>
          <w:tcPr>
            <w:tcW w:w="1418" w:type="dxa"/>
            <w:noWrap/>
            <w:hideMark/>
          </w:tcPr>
          <w:p w14:paraId="0814401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-0.186</w:t>
            </w:r>
          </w:p>
        </w:tc>
        <w:tc>
          <w:tcPr>
            <w:tcW w:w="1559" w:type="dxa"/>
            <w:noWrap/>
            <w:hideMark/>
          </w:tcPr>
          <w:p w14:paraId="0BEB93B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0.502388</w:t>
            </w:r>
          </w:p>
        </w:tc>
      </w:tr>
      <w:tr w:rsidR="00DE696D" w:rsidRPr="00DE696D" w14:paraId="2AE158B5" w14:textId="77777777" w:rsidTr="00DE696D">
        <w:trPr>
          <w:trHeight w:val="300"/>
        </w:trPr>
        <w:tc>
          <w:tcPr>
            <w:tcW w:w="3397" w:type="dxa"/>
            <w:noWrap/>
            <w:hideMark/>
          </w:tcPr>
          <w:p w14:paraId="3F15E73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lh_G&amp;S_cingul-Mid-Post_thickness</w:t>
            </w:r>
          </w:p>
        </w:tc>
        <w:tc>
          <w:tcPr>
            <w:tcW w:w="1560" w:type="dxa"/>
            <w:noWrap/>
            <w:hideMark/>
          </w:tcPr>
          <w:p w14:paraId="254F99F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-1.0813</w:t>
            </w:r>
          </w:p>
        </w:tc>
        <w:tc>
          <w:tcPr>
            <w:tcW w:w="1275" w:type="dxa"/>
            <w:noWrap/>
            <w:hideMark/>
          </w:tcPr>
          <w:p w14:paraId="79D168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0.28742</w:t>
            </w:r>
          </w:p>
        </w:tc>
        <w:tc>
          <w:tcPr>
            <w:tcW w:w="1418" w:type="dxa"/>
            <w:noWrap/>
            <w:hideMark/>
          </w:tcPr>
          <w:p w14:paraId="71A5A7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-0.185</w:t>
            </w:r>
          </w:p>
        </w:tc>
        <w:tc>
          <w:tcPr>
            <w:tcW w:w="1559" w:type="dxa"/>
            <w:noWrap/>
            <w:hideMark/>
          </w:tcPr>
          <w:p w14:paraId="7B23E3A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0.502388</w:t>
            </w:r>
          </w:p>
        </w:tc>
      </w:tr>
      <w:tr w:rsidR="00DE696D" w:rsidRPr="00DE696D" w14:paraId="02A886F3" w14:textId="77777777" w:rsidTr="00DE696D">
        <w:trPr>
          <w:trHeight w:val="300"/>
        </w:trPr>
        <w:tc>
          <w:tcPr>
            <w:tcW w:w="3397" w:type="dxa"/>
            <w:noWrap/>
            <w:hideMark/>
          </w:tcPr>
          <w:p w14:paraId="2214E5E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lh_G_temp_sup-Plan_tempo_thickness</w:t>
            </w:r>
          </w:p>
        </w:tc>
        <w:tc>
          <w:tcPr>
            <w:tcW w:w="1560" w:type="dxa"/>
            <w:noWrap/>
            <w:hideMark/>
          </w:tcPr>
          <w:p w14:paraId="1B1BD3F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-1.0765</w:t>
            </w:r>
          </w:p>
        </w:tc>
        <w:tc>
          <w:tcPr>
            <w:tcW w:w="1275" w:type="dxa"/>
            <w:noWrap/>
            <w:hideMark/>
          </w:tcPr>
          <w:p w14:paraId="159E763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0.28952</w:t>
            </w:r>
          </w:p>
        </w:tc>
        <w:tc>
          <w:tcPr>
            <w:tcW w:w="1418" w:type="dxa"/>
            <w:noWrap/>
            <w:hideMark/>
          </w:tcPr>
          <w:p w14:paraId="7B2A79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-0.185</w:t>
            </w:r>
          </w:p>
        </w:tc>
        <w:tc>
          <w:tcPr>
            <w:tcW w:w="1559" w:type="dxa"/>
            <w:noWrap/>
            <w:hideMark/>
          </w:tcPr>
          <w:p w14:paraId="277D07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0.502388</w:t>
            </w:r>
          </w:p>
        </w:tc>
      </w:tr>
      <w:tr w:rsidR="00DE696D" w:rsidRPr="00DE696D" w14:paraId="6FE1C3D2" w14:textId="77777777" w:rsidTr="00DE696D">
        <w:trPr>
          <w:trHeight w:val="300"/>
        </w:trPr>
        <w:tc>
          <w:tcPr>
            <w:tcW w:w="3397" w:type="dxa"/>
            <w:noWrap/>
            <w:hideMark/>
          </w:tcPr>
          <w:p w14:paraId="164DCC6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Left-Cerebellum-White-Matter (Vol)</w:t>
            </w:r>
          </w:p>
        </w:tc>
        <w:tc>
          <w:tcPr>
            <w:tcW w:w="1560" w:type="dxa"/>
            <w:noWrap/>
            <w:hideMark/>
          </w:tcPr>
          <w:p w14:paraId="2A15487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-1.0711</w:t>
            </w:r>
          </w:p>
        </w:tc>
        <w:tc>
          <w:tcPr>
            <w:tcW w:w="1275" w:type="dxa"/>
            <w:noWrap/>
            <w:hideMark/>
          </w:tcPr>
          <w:p w14:paraId="0D8ADD0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0.29189</w:t>
            </w:r>
          </w:p>
        </w:tc>
        <w:tc>
          <w:tcPr>
            <w:tcW w:w="1418" w:type="dxa"/>
            <w:noWrap/>
            <w:hideMark/>
          </w:tcPr>
          <w:p w14:paraId="234DDB1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-0.184</w:t>
            </w:r>
          </w:p>
        </w:tc>
        <w:tc>
          <w:tcPr>
            <w:tcW w:w="1559" w:type="dxa"/>
            <w:noWrap/>
            <w:hideMark/>
          </w:tcPr>
          <w:p w14:paraId="7CDAC5C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0.502388</w:t>
            </w:r>
          </w:p>
        </w:tc>
      </w:tr>
      <w:tr w:rsidR="00DE696D" w:rsidRPr="00DE696D" w14:paraId="754D5C46" w14:textId="77777777" w:rsidTr="00DE696D">
        <w:trPr>
          <w:trHeight w:val="300"/>
        </w:trPr>
        <w:tc>
          <w:tcPr>
            <w:tcW w:w="3397" w:type="dxa"/>
            <w:noWrap/>
            <w:hideMark/>
          </w:tcPr>
          <w:p w14:paraId="4322446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lh_G_oc-temp_lat-fusifor_thickness</w:t>
            </w:r>
          </w:p>
        </w:tc>
        <w:tc>
          <w:tcPr>
            <w:tcW w:w="1560" w:type="dxa"/>
            <w:noWrap/>
            <w:hideMark/>
          </w:tcPr>
          <w:p w14:paraId="66F544F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-1.0266</w:t>
            </w:r>
          </w:p>
        </w:tc>
        <w:tc>
          <w:tcPr>
            <w:tcW w:w="1275" w:type="dxa"/>
            <w:noWrap/>
            <w:hideMark/>
          </w:tcPr>
          <w:p w14:paraId="6A62B42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0.31207</w:t>
            </w:r>
          </w:p>
        </w:tc>
        <w:tc>
          <w:tcPr>
            <w:tcW w:w="1418" w:type="dxa"/>
            <w:noWrap/>
            <w:hideMark/>
          </w:tcPr>
          <w:p w14:paraId="67A63DD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-0.176</w:t>
            </w:r>
          </w:p>
        </w:tc>
        <w:tc>
          <w:tcPr>
            <w:tcW w:w="1559" w:type="dxa"/>
            <w:noWrap/>
            <w:hideMark/>
          </w:tcPr>
          <w:p w14:paraId="6FA0579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0.532005</w:t>
            </w:r>
          </w:p>
        </w:tc>
      </w:tr>
      <w:tr w:rsidR="00DE696D" w:rsidRPr="00DE696D" w14:paraId="42B27BDF" w14:textId="77777777" w:rsidTr="00DE696D">
        <w:trPr>
          <w:trHeight w:val="300"/>
        </w:trPr>
        <w:tc>
          <w:tcPr>
            <w:tcW w:w="3397" w:type="dxa"/>
            <w:noWrap/>
            <w:hideMark/>
          </w:tcPr>
          <w:p w14:paraId="33D9E59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lh_G_oc-temp_med-Parahip_thickness</w:t>
            </w:r>
          </w:p>
        </w:tc>
        <w:tc>
          <w:tcPr>
            <w:tcW w:w="1560" w:type="dxa"/>
            <w:noWrap/>
            <w:hideMark/>
          </w:tcPr>
          <w:p w14:paraId="7CA8DAB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1.0156</w:t>
            </w:r>
          </w:p>
        </w:tc>
        <w:tc>
          <w:tcPr>
            <w:tcW w:w="1275" w:type="dxa"/>
            <w:noWrap/>
            <w:hideMark/>
          </w:tcPr>
          <w:p w14:paraId="74DB1C3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0.31722</w:t>
            </w:r>
          </w:p>
        </w:tc>
        <w:tc>
          <w:tcPr>
            <w:tcW w:w="1418" w:type="dxa"/>
            <w:noWrap/>
            <w:hideMark/>
          </w:tcPr>
          <w:p w14:paraId="14D6F26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0.174</w:t>
            </w:r>
          </w:p>
        </w:tc>
        <w:tc>
          <w:tcPr>
            <w:tcW w:w="1559" w:type="dxa"/>
            <w:noWrap/>
            <w:hideMark/>
          </w:tcPr>
          <w:p w14:paraId="151E33B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0.533721</w:t>
            </w:r>
          </w:p>
        </w:tc>
      </w:tr>
      <w:tr w:rsidR="00DE696D" w:rsidRPr="00DE696D" w14:paraId="1AC956C2" w14:textId="77777777" w:rsidTr="00DE696D">
        <w:trPr>
          <w:trHeight w:val="300"/>
        </w:trPr>
        <w:tc>
          <w:tcPr>
            <w:tcW w:w="3397" w:type="dxa"/>
            <w:noWrap/>
            <w:hideMark/>
          </w:tcPr>
          <w:p w14:paraId="5447010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lh_Pole_occipital_thickness</w:t>
            </w:r>
          </w:p>
        </w:tc>
        <w:tc>
          <w:tcPr>
            <w:tcW w:w="1560" w:type="dxa"/>
            <w:noWrap/>
            <w:hideMark/>
          </w:tcPr>
          <w:p w14:paraId="633772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1.0117</w:t>
            </w:r>
          </w:p>
        </w:tc>
        <w:tc>
          <w:tcPr>
            <w:tcW w:w="1275" w:type="dxa"/>
            <w:noWrap/>
            <w:hideMark/>
          </w:tcPr>
          <w:p w14:paraId="61322A9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0.31904</w:t>
            </w:r>
          </w:p>
        </w:tc>
        <w:tc>
          <w:tcPr>
            <w:tcW w:w="1418" w:type="dxa"/>
            <w:noWrap/>
            <w:hideMark/>
          </w:tcPr>
          <w:p w14:paraId="5C99CD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0.174</w:t>
            </w:r>
          </w:p>
        </w:tc>
        <w:tc>
          <w:tcPr>
            <w:tcW w:w="1559" w:type="dxa"/>
            <w:noWrap/>
            <w:hideMark/>
          </w:tcPr>
          <w:p w14:paraId="136813B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0.533721</w:t>
            </w:r>
          </w:p>
        </w:tc>
      </w:tr>
      <w:tr w:rsidR="00DE696D" w:rsidRPr="00DE696D" w14:paraId="54FBDB32" w14:textId="77777777" w:rsidTr="00DE696D">
        <w:trPr>
          <w:trHeight w:val="300"/>
        </w:trPr>
        <w:tc>
          <w:tcPr>
            <w:tcW w:w="3397" w:type="dxa"/>
            <w:noWrap/>
            <w:hideMark/>
          </w:tcPr>
          <w:p w14:paraId="39120CF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rh_G_temp_sup-Lateral_thickness</w:t>
            </w:r>
          </w:p>
        </w:tc>
        <w:tc>
          <w:tcPr>
            <w:tcW w:w="1560" w:type="dxa"/>
            <w:noWrap/>
            <w:hideMark/>
          </w:tcPr>
          <w:p w14:paraId="447F87B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-0.9927</w:t>
            </w:r>
          </w:p>
        </w:tc>
        <w:tc>
          <w:tcPr>
            <w:tcW w:w="1275" w:type="dxa"/>
            <w:noWrap/>
            <w:hideMark/>
          </w:tcPr>
          <w:p w14:paraId="6B85A92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0.3281</w:t>
            </w:r>
          </w:p>
        </w:tc>
        <w:tc>
          <w:tcPr>
            <w:tcW w:w="1418" w:type="dxa"/>
            <w:noWrap/>
            <w:hideMark/>
          </w:tcPr>
          <w:p w14:paraId="01B82AA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-0.17</w:t>
            </w:r>
          </w:p>
        </w:tc>
        <w:tc>
          <w:tcPr>
            <w:tcW w:w="1559" w:type="dxa"/>
            <w:noWrap/>
            <w:hideMark/>
          </w:tcPr>
          <w:p w14:paraId="1149BD9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0.543795</w:t>
            </w:r>
          </w:p>
        </w:tc>
      </w:tr>
      <w:tr w:rsidR="00DE696D" w:rsidRPr="00DE696D" w14:paraId="517DFD84" w14:textId="77777777" w:rsidTr="00DE696D">
        <w:trPr>
          <w:trHeight w:val="300"/>
        </w:trPr>
        <w:tc>
          <w:tcPr>
            <w:tcW w:w="3397" w:type="dxa"/>
            <w:noWrap/>
            <w:hideMark/>
          </w:tcPr>
          <w:p w14:paraId="5D14EF9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lh_G&amp;S_cingul-Mid-Ant_thickness</w:t>
            </w:r>
          </w:p>
        </w:tc>
        <w:tc>
          <w:tcPr>
            <w:tcW w:w="1560" w:type="dxa"/>
            <w:noWrap/>
            <w:hideMark/>
          </w:tcPr>
          <w:p w14:paraId="69298DF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-0.9549</w:t>
            </w:r>
          </w:p>
        </w:tc>
        <w:tc>
          <w:tcPr>
            <w:tcW w:w="1275" w:type="dxa"/>
            <w:noWrap/>
            <w:hideMark/>
          </w:tcPr>
          <w:p w14:paraId="7A370CF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0.34656</w:t>
            </w:r>
          </w:p>
        </w:tc>
        <w:tc>
          <w:tcPr>
            <w:tcW w:w="1418" w:type="dxa"/>
            <w:noWrap/>
            <w:hideMark/>
          </w:tcPr>
          <w:p w14:paraId="2CF89B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-0.164</w:t>
            </w:r>
          </w:p>
        </w:tc>
        <w:tc>
          <w:tcPr>
            <w:tcW w:w="1559" w:type="dxa"/>
            <w:noWrap/>
            <w:hideMark/>
          </w:tcPr>
          <w:p w14:paraId="5865B92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0.560335</w:t>
            </w:r>
          </w:p>
        </w:tc>
      </w:tr>
      <w:tr w:rsidR="00DE696D" w:rsidRPr="00DE696D" w14:paraId="5B084B36" w14:textId="77777777" w:rsidTr="00DE696D">
        <w:trPr>
          <w:trHeight w:val="300"/>
        </w:trPr>
        <w:tc>
          <w:tcPr>
            <w:tcW w:w="3397" w:type="dxa"/>
            <w:noWrap/>
            <w:hideMark/>
          </w:tcPr>
          <w:p w14:paraId="697388B1"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rh_G_temp_sup-Plan_tempo_thickness</w:t>
            </w:r>
          </w:p>
        </w:tc>
        <w:tc>
          <w:tcPr>
            <w:tcW w:w="1560" w:type="dxa"/>
            <w:noWrap/>
            <w:hideMark/>
          </w:tcPr>
          <w:p w14:paraId="36D5C3E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0.9531</w:t>
            </w:r>
          </w:p>
        </w:tc>
        <w:tc>
          <w:tcPr>
            <w:tcW w:w="1275" w:type="dxa"/>
            <w:noWrap/>
            <w:hideMark/>
          </w:tcPr>
          <w:p w14:paraId="41C8BD1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0.34747</w:t>
            </w:r>
          </w:p>
        </w:tc>
        <w:tc>
          <w:tcPr>
            <w:tcW w:w="1418" w:type="dxa"/>
            <w:noWrap/>
            <w:hideMark/>
          </w:tcPr>
          <w:p w14:paraId="4D0B358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0.163</w:t>
            </w:r>
          </w:p>
        </w:tc>
        <w:tc>
          <w:tcPr>
            <w:tcW w:w="1559" w:type="dxa"/>
            <w:noWrap/>
            <w:hideMark/>
          </w:tcPr>
          <w:p w14:paraId="421281B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0.560335</w:t>
            </w:r>
          </w:p>
        </w:tc>
      </w:tr>
      <w:tr w:rsidR="00DE696D" w:rsidRPr="00DE696D" w14:paraId="39DBFA9F" w14:textId="77777777" w:rsidTr="00DE696D">
        <w:trPr>
          <w:trHeight w:val="300"/>
        </w:trPr>
        <w:tc>
          <w:tcPr>
            <w:tcW w:w="3397" w:type="dxa"/>
            <w:noWrap/>
            <w:hideMark/>
          </w:tcPr>
          <w:p w14:paraId="683A33C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Left-Lateral-Ventricle (Vol)</w:t>
            </w:r>
          </w:p>
        </w:tc>
        <w:tc>
          <w:tcPr>
            <w:tcW w:w="1560" w:type="dxa"/>
            <w:noWrap/>
            <w:hideMark/>
          </w:tcPr>
          <w:p w14:paraId="52B85EC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0.9538</w:t>
            </w:r>
          </w:p>
        </w:tc>
        <w:tc>
          <w:tcPr>
            <w:tcW w:w="1275" w:type="dxa"/>
            <w:noWrap/>
            <w:hideMark/>
          </w:tcPr>
          <w:p w14:paraId="0619F57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0.34713</w:t>
            </w:r>
          </w:p>
        </w:tc>
        <w:tc>
          <w:tcPr>
            <w:tcW w:w="1418" w:type="dxa"/>
            <w:noWrap/>
            <w:hideMark/>
          </w:tcPr>
          <w:p w14:paraId="2CEA3D3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0.164</w:t>
            </w:r>
          </w:p>
        </w:tc>
        <w:tc>
          <w:tcPr>
            <w:tcW w:w="1559" w:type="dxa"/>
            <w:noWrap/>
            <w:hideMark/>
          </w:tcPr>
          <w:p w14:paraId="313ADA7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0.560335</w:t>
            </w:r>
          </w:p>
        </w:tc>
      </w:tr>
      <w:tr w:rsidR="00DE696D" w:rsidRPr="00DE696D" w14:paraId="383A99CE" w14:textId="77777777" w:rsidTr="00DE696D">
        <w:trPr>
          <w:trHeight w:val="300"/>
        </w:trPr>
        <w:tc>
          <w:tcPr>
            <w:tcW w:w="3397" w:type="dxa"/>
            <w:noWrap/>
            <w:hideMark/>
          </w:tcPr>
          <w:p w14:paraId="472A751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CSF (Vol)</w:t>
            </w:r>
          </w:p>
        </w:tc>
        <w:tc>
          <w:tcPr>
            <w:tcW w:w="1560" w:type="dxa"/>
            <w:noWrap/>
            <w:hideMark/>
          </w:tcPr>
          <w:p w14:paraId="03E42D3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0.9256</w:t>
            </w:r>
          </w:p>
        </w:tc>
        <w:tc>
          <w:tcPr>
            <w:tcW w:w="1275" w:type="dxa"/>
            <w:noWrap/>
            <w:hideMark/>
          </w:tcPr>
          <w:p w14:paraId="63A7A9C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0.36137</w:t>
            </w:r>
          </w:p>
        </w:tc>
        <w:tc>
          <w:tcPr>
            <w:tcW w:w="1418" w:type="dxa"/>
            <w:noWrap/>
            <w:hideMark/>
          </w:tcPr>
          <w:p w14:paraId="322897A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0.159</w:t>
            </w:r>
          </w:p>
        </w:tc>
        <w:tc>
          <w:tcPr>
            <w:tcW w:w="1559" w:type="dxa"/>
            <w:noWrap/>
            <w:hideMark/>
          </w:tcPr>
          <w:p w14:paraId="5A4F88A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0.577547</w:t>
            </w:r>
          </w:p>
        </w:tc>
      </w:tr>
      <w:tr w:rsidR="00DE696D" w:rsidRPr="00DE696D" w14:paraId="2CCC00E7" w14:textId="77777777" w:rsidTr="00DE696D">
        <w:trPr>
          <w:trHeight w:val="300"/>
        </w:trPr>
        <w:tc>
          <w:tcPr>
            <w:tcW w:w="3397" w:type="dxa"/>
            <w:noWrap/>
            <w:hideMark/>
          </w:tcPr>
          <w:p w14:paraId="3B2B489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lh_S_temporal_inf_thickness</w:t>
            </w:r>
          </w:p>
        </w:tc>
        <w:tc>
          <w:tcPr>
            <w:tcW w:w="1560" w:type="dxa"/>
            <w:noWrap/>
            <w:hideMark/>
          </w:tcPr>
          <w:p w14:paraId="14069A3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-0.8874</w:t>
            </w:r>
          </w:p>
        </w:tc>
        <w:tc>
          <w:tcPr>
            <w:tcW w:w="1275" w:type="dxa"/>
            <w:noWrap/>
            <w:hideMark/>
          </w:tcPr>
          <w:p w14:paraId="5C561ED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0.38129</w:t>
            </w:r>
          </w:p>
        </w:tc>
        <w:tc>
          <w:tcPr>
            <w:tcW w:w="1418" w:type="dxa"/>
            <w:noWrap/>
            <w:hideMark/>
          </w:tcPr>
          <w:p w14:paraId="6EEA248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-0.152</w:t>
            </w:r>
          </w:p>
        </w:tc>
        <w:tc>
          <w:tcPr>
            <w:tcW w:w="1559" w:type="dxa"/>
            <w:noWrap/>
            <w:hideMark/>
          </w:tcPr>
          <w:p w14:paraId="278823A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0.60399</w:t>
            </w:r>
          </w:p>
        </w:tc>
      </w:tr>
      <w:tr w:rsidR="00DE696D" w:rsidRPr="00DE696D" w14:paraId="5B59778C" w14:textId="77777777" w:rsidTr="00DE696D">
        <w:trPr>
          <w:trHeight w:val="300"/>
        </w:trPr>
        <w:tc>
          <w:tcPr>
            <w:tcW w:w="3397" w:type="dxa"/>
            <w:noWrap/>
            <w:hideMark/>
          </w:tcPr>
          <w:p w14:paraId="294B6BD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lh_S_postcentral_thickness</w:t>
            </w:r>
          </w:p>
        </w:tc>
        <w:tc>
          <w:tcPr>
            <w:tcW w:w="1560" w:type="dxa"/>
            <w:noWrap/>
            <w:hideMark/>
          </w:tcPr>
          <w:p w14:paraId="5AB6522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-0.8763</w:t>
            </w:r>
          </w:p>
        </w:tc>
        <w:tc>
          <w:tcPr>
            <w:tcW w:w="1275" w:type="dxa"/>
            <w:noWrap/>
            <w:hideMark/>
          </w:tcPr>
          <w:p w14:paraId="1F7A5E6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0.38719</w:t>
            </w:r>
          </w:p>
        </w:tc>
        <w:tc>
          <w:tcPr>
            <w:tcW w:w="1418" w:type="dxa"/>
            <w:noWrap/>
            <w:hideMark/>
          </w:tcPr>
          <w:p w14:paraId="3484BD7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w:t>
            </w:r>
          </w:p>
        </w:tc>
        <w:tc>
          <w:tcPr>
            <w:tcW w:w="1559" w:type="dxa"/>
            <w:noWrap/>
            <w:hideMark/>
          </w:tcPr>
          <w:p w14:paraId="636601A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0.604257</w:t>
            </w:r>
          </w:p>
        </w:tc>
      </w:tr>
      <w:tr w:rsidR="00DE696D" w:rsidRPr="00DE696D" w14:paraId="37278D52" w14:textId="77777777" w:rsidTr="00DE696D">
        <w:trPr>
          <w:trHeight w:val="300"/>
        </w:trPr>
        <w:tc>
          <w:tcPr>
            <w:tcW w:w="3397" w:type="dxa"/>
            <w:noWrap/>
            <w:hideMark/>
          </w:tcPr>
          <w:p w14:paraId="124C0B9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rh_G_temp_sup-Plan_polar_thickness</w:t>
            </w:r>
          </w:p>
        </w:tc>
        <w:tc>
          <w:tcPr>
            <w:tcW w:w="1560" w:type="dxa"/>
            <w:noWrap/>
            <w:hideMark/>
          </w:tcPr>
          <w:p w14:paraId="3D1126F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-0.8744</w:t>
            </w:r>
          </w:p>
        </w:tc>
        <w:tc>
          <w:tcPr>
            <w:tcW w:w="1275" w:type="dxa"/>
            <w:noWrap/>
            <w:hideMark/>
          </w:tcPr>
          <w:p w14:paraId="560FDF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0.38821</w:t>
            </w:r>
          </w:p>
        </w:tc>
        <w:tc>
          <w:tcPr>
            <w:tcW w:w="1418" w:type="dxa"/>
            <w:noWrap/>
            <w:hideMark/>
          </w:tcPr>
          <w:p w14:paraId="39FF91D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-0.15</w:t>
            </w:r>
          </w:p>
        </w:tc>
        <w:tc>
          <w:tcPr>
            <w:tcW w:w="1559" w:type="dxa"/>
            <w:noWrap/>
            <w:hideMark/>
          </w:tcPr>
          <w:p w14:paraId="1C8BB83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0.604257</w:t>
            </w:r>
          </w:p>
        </w:tc>
      </w:tr>
      <w:tr w:rsidR="00DE696D" w:rsidRPr="00DE696D" w14:paraId="53F5F2BB" w14:textId="77777777" w:rsidTr="00DE696D">
        <w:trPr>
          <w:trHeight w:val="300"/>
        </w:trPr>
        <w:tc>
          <w:tcPr>
            <w:tcW w:w="3397" w:type="dxa"/>
            <w:noWrap/>
            <w:hideMark/>
          </w:tcPr>
          <w:p w14:paraId="03654D1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lh_G_front_inf-Orbital_thickness</w:t>
            </w:r>
          </w:p>
        </w:tc>
        <w:tc>
          <w:tcPr>
            <w:tcW w:w="1560" w:type="dxa"/>
            <w:noWrap/>
            <w:hideMark/>
          </w:tcPr>
          <w:p w14:paraId="5183F8C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-0.8588</w:t>
            </w:r>
          </w:p>
        </w:tc>
        <w:tc>
          <w:tcPr>
            <w:tcW w:w="1275" w:type="dxa"/>
            <w:noWrap/>
            <w:hideMark/>
          </w:tcPr>
          <w:p w14:paraId="4EEB8FD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0.39662</w:t>
            </w:r>
          </w:p>
        </w:tc>
        <w:tc>
          <w:tcPr>
            <w:tcW w:w="1418" w:type="dxa"/>
            <w:noWrap/>
            <w:hideMark/>
          </w:tcPr>
          <w:p w14:paraId="3DF9B84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-0.147</w:t>
            </w:r>
          </w:p>
        </w:tc>
        <w:tc>
          <w:tcPr>
            <w:tcW w:w="1559" w:type="dxa"/>
            <w:noWrap/>
            <w:hideMark/>
          </w:tcPr>
          <w:p w14:paraId="301FEDE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0.606795</w:t>
            </w:r>
          </w:p>
        </w:tc>
      </w:tr>
      <w:tr w:rsidR="00DE696D" w:rsidRPr="00DE696D" w14:paraId="50A6C4B4" w14:textId="77777777" w:rsidTr="00DE696D">
        <w:trPr>
          <w:trHeight w:val="300"/>
        </w:trPr>
        <w:tc>
          <w:tcPr>
            <w:tcW w:w="3397" w:type="dxa"/>
            <w:noWrap/>
            <w:hideMark/>
          </w:tcPr>
          <w:p w14:paraId="1D6DE4E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rh_G_occipital_middle_thickness</w:t>
            </w:r>
          </w:p>
        </w:tc>
        <w:tc>
          <w:tcPr>
            <w:tcW w:w="1560" w:type="dxa"/>
            <w:noWrap/>
            <w:hideMark/>
          </w:tcPr>
          <w:p w14:paraId="6F1045D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0.8594</w:t>
            </w:r>
          </w:p>
        </w:tc>
        <w:tc>
          <w:tcPr>
            <w:tcW w:w="1275" w:type="dxa"/>
            <w:noWrap/>
            <w:hideMark/>
          </w:tcPr>
          <w:p w14:paraId="5E553EE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0.3963</w:t>
            </w:r>
          </w:p>
        </w:tc>
        <w:tc>
          <w:tcPr>
            <w:tcW w:w="1418" w:type="dxa"/>
            <w:noWrap/>
            <w:hideMark/>
          </w:tcPr>
          <w:p w14:paraId="075BC58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0.147</w:t>
            </w:r>
          </w:p>
        </w:tc>
        <w:tc>
          <w:tcPr>
            <w:tcW w:w="1559" w:type="dxa"/>
            <w:noWrap/>
            <w:hideMark/>
          </w:tcPr>
          <w:p w14:paraId="66B5345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0.606795</w:t>
            </w:r>
          </w:p>
        </w:tc>
      </w:tr>
      <w:tr w:rsidR="00DE696D" w:rsidRPr="00DE696D" w14:paraId="55C16FC8" w14:textId="77777777" w:rsidTr="00DE696D">
        <w:trPr>
          <w:trHeight w:val="300"/>
        </w:trPr>
        <w:tc>
          <w:tcPr>
            <w:tcW w:w="3397" w:type="dxa"/>
            <w:noWrap/>
            <w:hideMark/>
          </w:tcPr>
          <w:p w14:paraId="28D4FCF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rh_G_postcentral_thickness</w:t>
            </w:r>
          </w:p>
        </w:tc>
        <w:tc>
          <w:tcPr>
            <w:tcW w:w="1560" w:type="dxa"/>
            <w:noWrap/>
            <w:hideMark/>
          </w:tcPr>
          <w:p w14:paraId="05C68BF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-0.8411</w:t>
            </w:r>
          </w:p>
        </w:tc>
        <w:tc>
          <w:tcPr>
            <w:tcW w:w="1275" w:type="dxa"/>
            <w:noWrap/>
            <w:hideMark/>
          </w:tcPr>
          <w:p w14:paraId="2CF4B15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0.40634</w:t>
            </w:r>
          </w:p>
        </w:tc>
        <w:tc>
          <w:tcPr>
            <w:tcW w:w="1418" w:type="dxa"/>
            <w:noWrap/>
            <w:hideMark/>
          </w:tcPr>
          <w:p w14:paraId="42432C7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-0.144</w:t>
            </w:r>
          </w:p>
        </w:tc>
        <w:tc>
          <w:tcPr>
            <w:tcW w:w="1559" w:type="dxa"/>
            <w:noWrap/>
            <w:hideMark/>
          </w:tcPr>
          <w:p w14:paraId="260CD7D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74AD2F30" w14:textId="77777777" w:rsidTr="00DE696D">
        <w:trPr>
          <w:trHeight w:val="300"/>
        </w:trPr>
        <w:tc>
          <w:tcPr>
            <w:tcW w:w="3397" w:type="dxa"/>
            <w:noWrap/>
            <w:hideMark/>
          </w:tcPr>
          <w:p w14:paraId="78EA1E3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lh_S_interm_prim-Jensen_thickness</w:t>
            </w:r>
          </w:p>
        </w:tc>
        <w:tc>
          <w:tcPr>
            <w:tcW w:w="1560" w:type="dxa"/>
            <w:noWrap/>
            <w:hideMark/>
          </w:tcPr>
          <w:p w14:paraId="3BD0AB4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-0.8288</w:t>
            </w:r>
          </w:p>
        </w:tc>
        <w:tc>
          <w:tcPr>
            <w:tcW w:w="1275" w:type="dxa"/>
            <w:noWrap/>
            <w:hideMark/>
          </w:tcPr>
          <w:p w14:paraId="4F47D3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0.41315</w:t>
            </w:r>
          </w:p>
        </w:tc>
        <w:tc>
          <w:tcPr>
            <w:tcW w:w="1418" w:type="dxa"/>
            <w:noWrap/>
            <w:hideMark/>
          </w:tcPr>
          <w:p w14:paraId="1188E5D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-0.142</w:t>
            </w:r>
          </w:p>
        </w:tc>
        <w:tc>
          <w:tcPr>
            <w:tcW w:w="1559" w:type="dxa"/>
            <w:noWrap/>
            <w:hideMark/>
          </w:tcPr>
          <w:p w14:paraId="4BE6EA0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2D03EA6F" w14:textId="77777777" w:rsidTr="00DE696D">
        <w:trPr>
          <w:trHeight w:val="300"/>
        </w:trPr>
        <w:tc>
          <w:tcPr>
            <w:tcW w:w="3397" w:type="dxa"/>
            <w:noWrap/>
            <w:hideMark/>
          </w:tcPr>
          <w:p w14:paraId="32F82F1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Right-VentralDC (Vol)</w:t>
            </w:r>
          </w:p>
        </w:tc>
        <w:tc>
          <w:tcPr>
            <w:tcW w:w="1560" w:type="dxa"/>
            <w:noWrap/>
            <w:hideMark/>
          </w:tcPr>
          <w:p w14:paraId="463EE24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-0.8223</w:t>
            </w:r>
          </w:p>
        </w:tc>
        <w:tc>
          <w:tcPr>
            <w:tcW w:w="1275" w:type="dxa"/>
            <w:noWrap/>
            <w:hideMark/>
          </w:tcPr>
          <w:p w14:paraId="757C5A8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0.41682</w:t>
            </w:r>
          </w:p>
        </w:tc>
        <w:tc>
          <w:tcPr>
            <w:tcW w:w="1418" w:type="dxa"/>
            <w:noWrap/>
            <w:hideMark/>
          </w:tcPr>
          <w:p w14:paraId="3EA98E9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-0.141</w:t>
            </w:r>
          </w:p>
        </w:tc>
        <w:tc>
          <w:tcPr>
            <w:tcW w:w="1559" w:type="dxa"/>
            <w:noWrap/>
            <w:hideMark/>
          </w:tcPr>
          <w:p w14:paraId="09D0DEE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5C9C47EB" w14:textId="77777777" w:rsidTr="00DE696D">
        <w:trPr>
          <w:trHeight w:val="300"/>
        </w:trPr>
        <w:tc>
          <w:tcPr>
            <w:tcW w:w="3397" w:type="dxa"/>
            <w:noWrap/>
            <w:hideMark/>
          </w:tcPr>
          <w:p w14:paraId="0A4565B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lh_G_rectus_thickness</w:t>
            </w:r>
          </w:p>
        </w:tc>
        <w:tc>
          <w:tcPr>
            <w:tcW w:w="1560" w:type="dxa"/>
            <w:noWrap/>
            <w:hideMark/>
          </w:tcPr>
          <w:p w14:paraId="1589605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-0.8177</w:t>
            </w:r>
          </w:p>
        </w:tc>
        <w:tc>
          <w:tcPr>
            <w:tcW w:w="1275" w:type="dxa"/>
            <w:noWrap/>
            <w:hideMark/>
          </w:tcPr>
          <w:p w14:paraId="5240F2B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0.41941</w:t>
            </w:r>
          </w:p>
        </w:tc>
        <w:tc>
          <w:tcPr>
            <w:tcW w:w="1418" w:type="dxa"/>
            <w:noWrap/>
            <w:hideMark/>
          </w:tcPr>
          <w:p w14:paraId="20AB666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w:t>
            </w:r>
          </w:p>
        </w:tc>
        <w:tc>
          <w:tcPr>
            <w:tcW w:w="1559" w:type="dxa"/>
            <w:noWrap/>
            <w:hideMark/>
          </w:tcPr>
          <w:p w14:paraId="6A83C7F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44895CCF" w14:textId="77777777" w:rsidTr="00DE696D">
        <w:trPr>
          <w:trHeight w:val="300"/>
        </w:trPr>
        <w:tc>
          <w:tcPr>
            <w:tcW w:w="3397" w:type="dxa"/>
            <w:noWrap/>
            <w:hideMark/>
          </w:tcPr>
          <w:p w14:paraId="727FEABE"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Right-Cerebellum-White-Matter (Vol)</w:t>
            </w:r>
          </w:p>
        </w:tc>
        <w:tc>
          <w:tcPr>
            <w:tcW w:w="1560" w:type="dxa"/>
            <w:noWrap/>
            <w:hideMark/>
          </w:tcPr>
          <w:p w14:paraId="7F0D7FF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0.8289</w:t>
            </w:r>
          </w:p>
        </w:tc>
        <w:tc>
          <w:tcPr>
            <w:tcW w:w="1275" w:type="dxa"/>
            <w:noWrap/>
            <w:hideMark/>
          </w:tcPr>
          <w:p w14:paraId="43F4065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0.4131</w:t>
            </w:r>
          </w:p>
        </w:tc>
        <w:tc>
          <w:tcPr>
            <w:tcW w:w="1418" w:type="dxa"/>
            <w:noWrap/>
            <w:hideMark/>
          </w:tcPr>
          <w:p w14:paraId="03A52EE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0.142</w:t>
            </w:r>
          </w:p>
        </w:tc>
        <w:tc>
          <w:tcPr>
            <w:tcW w:w="1559" w:type="dxa"/>
            <w:noWrap/>
            <w:hideMark/>
          </w:tcPr>
          <w:p w14:paraId="7305E75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266FFEEB" w14:textId="77777777" w:rsidTr="00DE696D">
        <w:trPr>
          <w:trHeight w:val="300"/>
        </w:trPr>
        <w:tc>
          <w:tcPr>
            <w:tcW w:w="3397" w:type="dxa"/>
            <w:noWrap/>
            <w:hideMark/>
          </w:tcPr>
          <w:p w14:paraId="64BA4771"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lh_G&amp;S_occipital_inf_thickness</w:t>
            </w:r>
          </w:p>
        </w:tc>
        <w:tc>
          <w:tcPr>
            <w:tcW w:w="1560" w:type="dxa"/>
            <w:noWrap/>
            <w:hideMark/>
          </w:tcPr>
          <w:p w14:paraId="0B5F791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0.8322</w:t>
            </w:r>
          </w:p>
        </w:tc>
        <w:tc>
          <w:tcPr>
            <w:tcW w:w="1275" w:type="dxa"/>
            <w:noWrap/>
            <w:hideMark/>
          </w:tcPr>
          <w:p w14:paraId="68B4362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0.41129</w:t>
            </w:r>
          </w:p>
        </w:tc>
        <w:tc>
          <w:tcPr>
            <w:tcW w:w="1418" w:type="dxa"/>
            <w:noWrap/>
            <w:hideMark/>
          </w:tcPr>
          <w:p w14:paraId="648E39C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0.143</w:t>
            </w:r>
          </w:p>
        </w:tc>
        <w:tc>
          <w:tcPr>
            <w:tcW w:w="1559" w:type="dxa"/>
            <w:noWrap/>
            <w:hideMark/>
          </w:tcPr>
          <w:p w14:paraId="3F4A74C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0.610361</w:t>
            </w:r>
          </w:p>
        </w:tc>
      </w:tr>
      <w:tr w:rsidR="00DE696D" w:rsidRPr="00DE696D" w14:paraId="2C329634" w14:textId="77777777" w:rsidTr="00DE696D">
        <w:trPr>
          <w:trHeight w:val="300"/>
        </w:trPr>
        <w:tc>
          <w:tcPr>
            <w:tcW w:w="3397" w:type="dxa"/>
            <w:noWrap/>
            <w:hideMark/>
          </w:tcPr>
          <w:p w14:paraId="31934F6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lh_G_postcentral_thickness</w:t>
            </w:r>
          </w:p>
        </w:tc>
        <w:tc>
          <w:tcPr>
            <w:tcW w:w="1560" w:type="dxa"/>
            <w:noWrap/>
            <w:hideMark/>
          </w:tcPr>
          <w:p w14:paraId="7CB18AA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-0.8091</w:t>
            </w:r>
          </w:p>
        </w:tc>
        <w:tc>
          <w:tcPr>
            <w:tcW w:w="1275" w:type="dxa"/>
            <w:noWrap/>
            <w:hideMark/>
          </w:tcPr>
          <w:p w14:paraId="42209D4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0.42424</w:t>
            </w:r>
          </w:p>
        </w:tc>
        <w:tc>
          <w:tcPr>
            <w:tcW w:w="1418" w:type="dxa"/>
            <w:noWrap/>
            <w:hideMark/>
          </w:tcPr>
          <w:p w14:paraId="783E959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-0.139</w:t>
            </w:r>
          </w:p>
        </w:tc>
        <w:tc>
          <w:tcPr>
            <w:tcW w:w="1559" w:type="dxa"/>
            <w:noWrap/>
            <w:hideMark/>
          </w:tcPr>
          <w:p w14:paraId="13FEACA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0.612411</w:t>
            </w:r>
          </w:p>
        </w:tc>
      </w:tr>
      <w:tr w:rsidR="00DE696D" w:rsidRPr="00DE696D" w14:paraId="6661D282" w14:textId="77777777" w:rsidTr="00DE696D">
        <w:trPr>
          <w:trHeight w:val="300"/>
        </w:trPr>
        <w:tc>
          <w:tcPr>
            <w:tcW w:w="3397" w:type="dxa"/>
            <w:noWrap/>
            <w:hideMark/>
          </w:tcPr>
          <w:p w14:paraId="2BB9155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lh_S_collat_transv_ant_thickness</w:t>
            </w:r>
          </w:p>
        </w:tc>
        <w:tc>
          <w:tcPr>
            <w:tcW w:w="1560" w:type="dxa"/>
            <w:noWrap/>
            <w:hideMark/>
          </w:tcPr>
          <w:p w14:paraId="69B1ECF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0.7969</w:t>
            </w:r>
          </w:p>
        </w:tc>
        <w:tc>
          <w:tcPr>
            <w:tcW w:w="1275" w:type="dxa"/>
            <w:noWrap/>
            <w:hideMark/>
          </w:tcPr>
          <w:p w14:paraId="69DC4F5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0.43122</w:t>
            </w:r>
          </w:p>
        </w:tc>
        <w:tc>
          <w:tcPr>
            <w:tcW w:w="1418" w:type="dxa"/>
            <w:noWrap/>
            <w:hideMark/>
          </w:tcPr>
          <w:p w14:paraId="43DBA7D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0.137</w:t>
            </w:r>
          </w:p>
        </w:tc>
        <w:tc>
          <w:tcPr>
            <w:tcW w:w="1559" w:type="dxa"/>
            <w:noWrap/>
            <w:hideMark/>
          </w:tcPr>
          <w:p w14:paraId="5CC400D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0.617507</w:t>
            </w:r>
          </w:p>
        </w:tc>
      </w:tr>
      <w:tr w:rsidR="00DE696D" w:rsidRPr="00DE696D" w14:paraId="57F8320A" w14:textId="77777777" w:rsidTr="00DE696D">
        <w:trPr>
          <w:trHeight w:val="300"/>
        </w:trPr>
        <w:tc>
          <w:tcPr>
            <w:tcW w:w="3397" w:type="dxa"/>
            <w:noWrap/>
            <w:hideMark/>
          </w:tcPr>
          <w:p w14:paraId="51D5B63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lh_G_front_inf-Triangul_thickness</w:t>
            </w:r>
          </w:p>
        </w:tc>
        <w:tc>
          <w:tcPr>
            <w:tcW w:w="1560" w:type="dxa"/>
            <w:noWrap/>
            <w:hideMark/>
          </w:tcPr>
          <w:p w14:paraId="35BE6D9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-0.7881</w:t>
            </w:r>
          </w:p>
        </w:tc>
        <w:tc>
          <w:tcPr>
            <w:tcW w:w="1275" w:type="dxa"/>
            <w:noWrap/>
            <w:hideMark/>
          </w:tcPr>
          <w:p w14:paraId="657EF79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0.43625</w:t>
            </w:r>
          </w:p>
        </w:tc>
        <w:tc>
          <w:tcPr>
            <w:tcW w:w="1418" w:type="dxa"/>
            <w:noWrap/>
            <w:hideMark/>
          </w:tcPr>
          <w:p w14:paraId="52ED75D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-0.135</w:t>
            </w:r>
          </w:p>
        </w:tc>
        <w:tc>
          <w:tcPr>
            <w:tcW w:w="1559" w:type="dxa"/>
            <w:noWrap/>
            <w:hideMark/>
          </w:tcPr>
          <w:p w14:paraId="7ACE50A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0.618184</w:t>
            </w:r>
          </w:p>
        </w:tc>
      </w:tr>
      <w:tr w:rsidR="00DE696D" w:rsidRPr="00DE696D" w14:paraId="08579107" w14:textId="77777777" w:rsidTr="00DE696D">
        <w:trPr>
          <w:trHeight w:val="300"/>
        </w:trPr>
        <w:tc>
          <w:tcPr>
            <w:tcW w:w="3397" w:type="dxa"/>
            <w:noWrap/>
            <w:hideMark/>
          </w:tcPr>
          <w:p w14:paraId="67A485B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rh_G_oc-temp_med-Parahip_thickness</w:t>
            </w:r>
          </w:p>
        </w:tc>
        <w:tc>
          <w:tcPr>
            <w:tcW w:w="1560" w:type="dxa"/>
            <w:noWrap/>
            <w:hideMark/>
          </w:tcPr>
          <w:p w14:paraId="4EC6BB0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0.7841</w:t>
            </w:r>
          </w:p>
        </w:tc>
        <w:tc>
          <w:tcPr>
            <w:tcW w:w="1275" w:type="dxa"/>
            <w:noWrap/>
            <w:hideMark/>
          </w:tcPr>
          <w:p w14:paraId="3902908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0.4386</w:t>
            </w:r>
          </w:p>
        </w:tc>
        <w:tc>
          <w:tcPr>
            <w:tcW w:w="1418" w:type="dxa"/>
            <w:noWrap/>
            <w:hideMark/>
          </w:tcPr>
          <w:p w14:paraId="32705F3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0.134</w:t>
            </w:r>
          </w:p>
        </w:tc>
        <w:tc>
          <w:tcPr>
            <w:tcW w:w="1559" w:type="dxa"/>
            <w:noWrap/>
            <w:hideMark/>
          </w:tcPr>
          <w:p w14:paraId="1C01B3B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0.618184</w:t>
            </w:r>
          </w:p>
        </w:tc>
      </w:tr>
      <w:tr w:rsidR="00DE696D" w:rsidRPr="00DE696D" w14:paraId="5666CB0D" w14:textId="77777777" w:rsidTr="00DE696D">
        <w:trPr>
          <w:trHeight w:val="300"/>
        </w:trPr>
        <w:tc>
          <w:tcPr>
            <w:tcW w:w="3397" w:type="dxa"/>
            <w:noWrap/>
            <w:hideMark/>
          </w:tcPr>
          <w:p w14:paraId="2263797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rh_S_postcentral_thickness</w:t>
            </w:r>
          </w:p>
        </w:tc>
        <w:tc>
          <w:tcPr>
            <w:tcW w:w="1560" w:type="dxa"/>
            <w:noWrap/>
            <w:hideMark/>
          </w:tcPr>
          <w:p w14:paraId="69E546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-0.7678</w:t>
            </w:r>
          </w:p>
        </w:tc>
        <w:tc>
          <w:tcPr>
            <w:tcW w:w="1275" w:type="dxa"/>
            <w:noWrap/>
            <w:hideMark/>
          </w:tcPr>
          <w:p w14:paraId="1BC8FA0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0.44807</w:t>
            </w:r>
          </w:p>
        </w:tc>
        <w:tc>
          <w:tcPr>
            <w:tcW w:w="1418" w:type="dxa"/>
            <w:noWrap/>
            <w:hideMark/>
          </w:tcPr>
          <w:p w14:paraId="082CF1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-0.132</w:t>
            </w:r>
          </w:p>
        </w:tc>
        <w:tc>
          <w:tcPr>
            <w:tcW w:w="1559" w:type="dxa"/>
            <w:noWrap/>
            <w:hideMark/>
          </w:tcPr>
          <w:p w14:paraId="3F2A576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0.622545</w:t>
            </w:r>
          </w:p>
        </w:tc>
      </w:tr>
      <w:tr w:rsidR="00DE696D" w:rsidRPr="00DE696D" w14:paraId="1D0622AF" w14:textId="77777777" w:rsidTr="00DE696D">
        <w:trPr>
          <w:trHeight w:val="300"/>
        </w:trPr>
        <w:tc>
          <w:tcPr>
            <w:tcW w:w="3397" w:type="dxa"/>
            <w:noWrap/>
            <w:hideMark/>
          </w:tcPr>
          <w:p w14:paraId="40888F0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rh_S_circular_insula_inf_thickness</w:t>
            </w:r>
          </w:p>
        </w:tc>
        <w:tc>
          <w:tcPr>
            <w:tcW w:w="1560" w:type="dxa"/>
            <w:noWrap/>
            <w:hideMark/>
          </w:tcPr>
          <w:p w14:paraId="2546DEB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-0.7668</w:t>
            </w:r>
          </w:p>
        </w:tc>
        <w:tc>
          <w:tcPr>
            <w:tcW w:w="1275" w:type="dxa"/>
            <w:noWrap/>
            <w:hideMark/>
          </w:tcPr>
          <w:p w14:paraId="2ADBE23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0.44865</w:t>
            </w:r>
          </w:p>
        </w:tc>
        <w:tc>
          <w:tcPr>
            <w:tcW w:w="1418" w:type="dxa"/>
            <w:noWrap/>
            <w:hideMark/>
          </w:tcPr>
          <w:p w14:paraId="5082EF0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-0.132</w:t>
            </w:r>
          </w:p>
        </w:tc>
        <w:tc>
          <w:tcPr>
            <w:tcW w:w="1559" w:type="dxa"/>
            <w:noWrap/>
            <w:hideMark/>
          </w:tcPr>
          <w:p w14:paraId="4A18306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0.622545</w:t>
            </w:r>
          </w:p>
        </w:tc>
      </w:tr>
      <w:tr w:rsidR="00DE696D" w:rsidRPr="00DE696D" w14:paraId="5619CBD8" w14:textId="77777777" w:rsidTr="00DE696D">
        <w:trPr>
          <w:trHeight w:val="300"/>
        </w:trPr>
        <w:tc>
          <w:tcPr>
            <w:tcW w:w="3397" w:type="dxa"/>
            <w:noWrap/>
            <w:hideMark/>
          </w:tcPr>
          <w:p w14:paraId="0F6D54B1"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lh_G_front_sup_thickness</w:t>
            </w:r>
          </w:p>
        </w:tc>
        <w:tc>
          <w:tcPr>
            <w:tcW w:w="1560" w:type="dxa"/>
            <w:noWrap/>
            <w:hideMark/>
          </w:tcPr>
          <w:p w14:paraId="06C9CBD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-0.754</w:t>
            </w:r>
          </w:p>
        </w:tc>
        <w:tc>
          <w:tcPr>
            <w:tcW w:w="1275" w:type="dxa"/>
            <w:noWrap/>
            <w:hideMark/>
          </w:tcPr>
          <w:p w14:paraId="069D885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0.45623</w:t>
            </w:r>
          </w:p>
        </w:tc>
        <w:tc>
          <w:tcPr>
            <w:tcW w:w="1418" w:type="dxa"/>
            <w:noWrap/>
            <w:hideMark/>
          </w:tcPr>
          <w:p w14:paraId="648442E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-0.129</w:t>
            </w:r>
          </w:p>
        </w:tc>
        <w:tc>
          <w:tcPr>
            <w:tcW w:w="1559" w:type="dxa"/>
            <w:noWrap/>
            <w:hideMark/>
          </w:tcPr>
          <w:p w14:paraId="410774D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0.628194</w:t>
            </w:r>
          </w:p>
        </w:tc>
      </w:tr>
      <w:tr w:rsidR="00DE696D" w:rsidRPr="00DE696D" w14:paraId="7F58AFD6" w14:textId="77777777" w:rsidTr="00DE696D">
        <w:trPr>
          <w:trHeight w:val="300"/>
        </w:trPr>
        <w:tc>
          <w:tcPr>
            <w:tcW w:w="3397" w:type="dxa"/>
            <w:noWrap/>
            <w:hideMark/>
          </w:tcPr>
          <w:p w14:paraId="36AE0DB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lh_S_subparietal_thickness</w:t>
            </w:r>
          </w:p>
        </w:tc>
        <w:tc>
          <w:tcPr>
            <w:tcW w:w="1560" w:type="dxa"/>
            <w:noWrap/>
            <w:hideMark/>
          </w:tcPr>
          <w:p w14:paraId="350774C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-0.7393</w:t>
            </w:r>
          </w:p>
        </w:tc>
        <w:tc>
          <w:tcPr>
            <w:tcW w:w="1275" w:type="dxa"/>
            <w:noWrap/>
            <w:hideMark/>
          </w:tcPr>
          <w:p w14:paraId="7A178A8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0.46494</w:t>
            </w:r>
          </w:p>
        </w:tc>
        <w:tc>
          <w:tcPr>
            <w:tcW w:w="1418" w:type="dxa"/>
            <w:noWrap/>
            <w:hideMark/>
          </w:tcPr>
          <w:p w14:paraId="742A122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-0.127</w:t>
            </w:r>
          </w:p>
        </w:tc>
        <w:tc>
          <w:tcPr>
            <w:tcW w:w="1559" w:type="dxa"/>
            <w:noWrap/>
            <w:hideMark/>
          </w:tcPr>
          <w:p w14:paraId="0D07CD3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0.6353</w:t>
            </w:r>
          </w:p>
        </w:tc>
      </w:tr>
      <w:tr w:rsidR="00DE696D" w:rsidRPr="00DE696D" w14:paraId="6C2CA8CB" w14:textId="77777777" w:rsidTr="00DE696D">
        <w:trPr>
          <w:trHeight w:val="300"/>
        </w:trPr>
        <w:tc>
          <w:tcPr>
            <w:tcW w:w="3397" w:type="dxa"/>
            <w:noWrap/>
            <w:hideMark/>
          </w:tcPr>
          <w:p w14:paraId="085EA46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rh_S_pericallosal_thickness</w:t>
            </w:r>
          </w:p>
        </w:tc>
        <w:tc>
          <w:tcPr>
            <w:tcW w:w="1560" w:type="dxa"/>
            <w:noWrap/>
            <w:hideMark/>
          </w:tcPr>
          <w:p w14:paraId="254352E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0.7325</w:t>
            </w:r>
          </w:p>
        </w:tc>
        <w:tc>
          <w:tcPr>
            <w:tcW w:w="1275" w:type="dxa"/>
            <w:noWrap/>
            <w:hideMark/>
          </w:tcPr>
          <w:p w14:paraId="22D072B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0.46902</w:t>
            </w:r>
          </w:p>
        </w:tc>
        <w:tc>
          <w:tcPr>
            <w:tcW w:w="1418" w:type="dxa"/>
            <w:noWrap/>
            <w:hideMark/>
          </w:tcPr>
          <w:p w14:paraId="31CC8CB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0.126</w:t>
            </w:r>
          </w:p>
        </w:tc>
        <w:tc>
          <w:tcPr>
            <w:tcW w:w="1559" w:type="dxa"/>
            <w:noWrap/>
            <w:hideMark/>
          </w:tcPr>
          <w:p w14:paraId="0F3E82C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0.63602</w:t>
            </w:r>
          </w:p>
        </w:tc>
      </w:tr>
      <w:tr w:rsidR="00DE696D" w:rsidRPr="00DE696D" w14:paraId="61B596C4" w14:textId="77777777" w:rsidTr="00DE696D">
        <w:trPr>
          <w:trHeight w:val="300"/>
        </w:trPr>
        <w:tc>
          <w:tcPr>
            <w:tcW w:w="3397" w:type="dxa"/>
            <w:noWrap/>
            <w:hideMark/>
          </w:tcPr>
          <w:p w14:paraId="0854680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Left-choroid-plexus (Vol)</w:t>
            </w:r>
          </w:p>
        </w:tc>
        <w:tc>
          <w:tcPr>
            <w:tcW w:w="1560" w:type="dxa"/>
            <w:noWrap/>
            <w:hideMark/>
          </w:tcPr>
          <w:p w14:paraId="634C87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0.7209</w:t>
            </w:r>
          </w:p>
        </w:tc>
        <w:tc>
          <w:tcPr>
            <w:tcW w:w="1275" w:type="dxa"/>
            <w:noWrap/>
            <w:hideMark/>
          </w:tcPr>
          <w:p w14:paraId="09E7F97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0.47605</w:t>
            </w:r>
          </w:p>
        </w:tc>
        <w:tc>
          <w:tcPr>
            <w:tcW w:w="1418" w:type="dxa"/>
            <w:noWrap/>
            <w:hideMark/>
          </w:tcPr>
          <w:p w14:paraId="235B12B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0.124</w:t>
            </w:r>
          </w:p>
        </w:tc>
        <w:tc>
          <w:tcPr>
            <w:tcW w:w="1559" w:type="dxa"/>
            <w:noWrap/>
            <w:hideMark/>
          </w:tcPr>
          <w:p w14:paraId="77E9DC4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0.640699</w:t>
            </w:r>
          </w:p>
        </w:tc>
      </w:tr>
      <w:tr w:rsidR="00DE696D" w:rsidRPr="00DE696D" w14:paraId="72006026" w14:textId="77777777" w:rsidTr="00DE696D">
        <w:trPr>
          <w:trHeight w:val="300"/>
        </w:trPr>
        <w:tc>
          <w:tcPr>
            <w:tcW w:w="3397" w:type="dxa"/>
            <w:noWrap/>
            <w:hideMark/>
          </w:tcPr>
          <w:p w14:paraId="0E65D5C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Left-Accumbens-area (Vol)</w:t>
            </w:r>
          </w:p>
        </w:tc>
        <w:tc>
          <w:tcPr>
            <w:tcW w:w="1560" w:type="dxa"/>
            <w:noWrap/>
            <w:hideMark/>
          </w:tcPr>
          <w:p w14:paraId="3F73DA0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-0.7033</w:t>
            </w:r>
          </w:p>
        </w:tc>
        <w:tc>
          <w:tcPr>
            <w:tcW w:w="1275" w:type="dxa"/>
            <w:noWrap/>
            <w:hideMark/>
          </w:tcPr>
          <w:p w14:paraId="5A7FF8D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0.4868</w:t>
            </w:r>
          </w:p>
        </w:tc>
        <w:tc>
          <w:tcPr>
            <w:tcW w:w="1418" w:type="dxa"/>
            <w:noWrap/>
            <w:hideMark/>
          </w:tcPr>
          <w:p w14:paraId="7A7A0FB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-0.121</w:t>
            </w:r>
          </w:p>
        </w:tc>
        <w:tc>
          <w:tcPr>
            <w:tcW w:w="1559" w:type="dxa"/>
            <w:noWrap/>
            <w:hideMark/>
          </w:tcPr>
          <w:p w14:paraId="37B9E7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0.642952</w:t>
            </w:r>
          </w:p>
        </w:tc>
      </w:tr>
      <w:tr w:rsidR="00DE696D" w:rsidRPr="00DE696D" w14:paraId="5F57D525" w14:textId="77777777" w:rsidTr="00DE696D">
        <w:trPr>
          <w:trHeight w:val="300"/>
        </w:trPr>
        <w:tc>
          <w:tcPr>
            <w:tcW w:w="3397" w:type="dxa"/>
            <w:noWrap/>
            <w:hideMark/>
          </w:tcPr>
          <w:p w14:paraId="1375765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rh_S_temporal_inf_thickness</w:t>
            </w:r>
          </w:p>
        </w:tc>
        <w:tc>
          <w:tcPr>
            <w:tcW w:w="1560" w:type="dxa"/>
            <w:noWrap/>
            <w:hideMark/>
          </w:tcPr>
          <w:p w14:paraId="40310A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-0.7005</w:t>
            </w:r>
          </w:p>
        </w:tc>
        <w:tc>
          <w:tcPr>
            <w:tcW w:w="1275" w:type="dxa"/>
            <w:noWrap/>
            <w:hideMark/>
          </w:tcPr>
          <w:p w14:paraId="3478E13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0.4885</w:t>
            </w:r>
          </w:p>
        </w:tc>
        <w:tc>
          <w:tcPr>
            <w:tcW w:w="1418" w:type="dxa"/>
            <w:noWrap/>
            <w:hideMark/>
          </w:tcPr>
          <w:p w14:paraId="1C66084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w:t>
            </w:r>
          </w:p>
        </w:tc>
        <w:tc>
          <w:tcPr>
            <w:tcW w:w="1559" w:type="dxa"/>
            <w:noWrap/>
            <w:hideMark/>
          </w:tcPr>
          <w:p w14:paraId="11575B5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0.642952</w:t>
            </w:r>
          </w:p>
        </w:tc>
      </w:tr>
      <w:tr w:rsidR="00DE696D" w:rsidRPr="00DE696D" w14:paraId="68EFDD0F" w14:textId="77777777" w:rsidTr="00DE696D">
        <w:trPr>
          <w:trHeight w:val="300"/>
        </w:trPr>
        <w:tc>
          <w:tcPr>
            <w:tcW w:w="3397" w:type="dxa"/>
            <w:noWrap/>
            <w:hideMark/>
          </w:tcPr>
          <w:p w14:paraId="4798E3A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rh_Pole_occipital_thickness</w:t>
            </w:r>
          </w:p>
        </w:tc>
        <w:tc>
          <w:tcPr>
            <w:tcW w:w="1560" w:type="dxa"/>
            <w:noWrap/>
            <w:hideMark/>
          </w:tcPr>
          <w:p w14:paraId="71442A7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0.7014</w:t>
            </w:r>
          </w:p>
        </w:tc>
        <w:tc>
          <w:tcPr>
            <w:tcW w:w="1275" w:type="dxa"/>
            <w:noWrap/>
            <w:hideMark/>
          </w:tcPr>
          <w:p w14:paraId="5F1EF02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0.48797</w:t>
            </w:r>
          </w:p>
        </w:tc>
        <w:tc>
          <w:tcPr>
            <w:tcW w:w="1418" w:type="dxa"/>
            <w:noWrap/>
            <w:hideMark/>
          </w:tcPr>
          <w:p w14:paraId="40EED91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w:t>
            </w:r>
          </w:p>
        </w:tc>
        <w:tc>
          <w:tcPr>
            <w:tcW w:w="1559" w:type="dxa"/>
            <w:noWrap/>
            <w:hideMark/>
          </w:tcPr>
          <w:p w14:paraId="260A01B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0.642952</w:t>
            </w:r>
          </w:p>
        </w:tc>
      </w:tr>
      <w:tr w:rsidR="00DE696D" w:rsidRPr="00DE696D" w14:paraId="5C817DF0" w14:textId="77777777" w:rsidTr="00DE696D">
        <w:trPr>
          <w:trHeight w:val="300"/>
        </w:trPr>
        <w:tc>
          <w:tcPr>
            <w:tcW w:w="3397" w:type="dxa"/>
            <w:noWrap/>
            <w:hideMark/>
          </w:tcPr>
          <w:p w14:paraId="550068A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rh_S_central_thickness</w:t>
            </w:r>
          </w:p>
        </w:tc>
        <w:tc>
          <w:tcPr>
            <w:tcW w:w="1560" w:type="dxa"/>
            <w:noWrap/>
            <w:hideMark/>
          </w:tcPr>
          <w:p w14:paraId="5F4D984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-0.6623</w:t>
            </w:r>
          </w:p>
        </w:tc>
        <w:tc>
          <w:tcPr>
            <w:tcW w:w="1275" w:type="dxa"/>
            <w:noWrap/>
            <w:hideMark/>
          </w:tcPr>
          <w:p w14:paraId="3ED7D5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0.51241</w:t>
            </w:r>
          </w:p>
        </w:tc>
        <w:tc>
          <w:tcPr>
            <w:tcW w:w="1418" w:type="dxa"/>
            <w:noWrap/>
            <w:hideMark/>
          </w:tcPr>
          <w:p w14:paraId="7925828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-0.114</w:t>
            </w:r>
          </w:p>
        </w:tc>
        <w:tc>
          <w:tcPr>
            <w:tcW w:w="1559" w:type="dxa"/>
            <w:noWrap/>
            <w:hideMark/>
          </w:tcPr>
          <w:p w14:paraId="2F0E8E9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0.669499</w:t>
            </w:r>
          </w:p>
        </w:tc>
      </w:tr>
      <w:tr w:rsidR="00DE696D" w:rsidRPr="00DE696D" w14:paraId="54EFE666" w14:textId="77777777" w:rsidTr="00DE696D">
        <w:trPr>
          <w:trHeight w:val="300"/>
        </w:trPr>
        <w:tc>
          <w:tcPr>
            <w:tcW w:w="3397" w:type="dxa"/>
            <w:noWrap/>
            <w:hideMark/>
          </w:tcPr>
          <w:p w14:paraId="6EC951C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lh_G_temporal_middle_thickness</w:t>
            </w:r>
          </w:p>
        </w:tc>
        <w:tc>
          <w:tcPr>
            <w:tcW w:w="1560" w:type="dxa"/>
            <w:noWrap/>
            <w:hideMark/>
          </w:tcPr>
          <w:p w14:paraId="72B805E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-0.644</w:t>
            </w:r>
          </w:p>
        </w:tc>
        <w:tc>
          <w:tcPr>
            <w:tcW w:w="1275" w:type="dxa"/>
            <w:noWrap/>
            <w:hideMark/>
          </w:tcPr>
          <w:p w14:paraId="18C6994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0.524</w:t>
            </w:r>
          </w:p>
        </w:tc>
        <w:tc>
          <w:tcPr>
            <w:tcW w:w="1418" w:type="dxa"/>
            <w:noWrap/>
            <w:hideMark/>
          </w:tcPr>
          <w:p w14:paraId="15F2FB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-0.11</w:t>
            </w:r>
          </w:p>
        </w:tc>
        <w:tc>
          <w:tcPr>
            <w:tcW w:w="1559" w:type="dxa"/>
            <w:noWrap/>
            <w:hideMark/>
          </w:tcPr>
          <w:p w14:paraId="25980B2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0.679681</w:t>
            </w:r>
          </w:p>
        </w:tc>
      </w:tr>
      <w:tr w:rsidR="00DE696D" w:rsidRPr="00DE696D" w14:paraId="613A895A" w14:textId="77777777" w:rsidTr="00DE696D">
        <w:trPr>
          <w:trHeight w:val="300"/>
        </w:trPr>
        <w:tc>
          <w:tcPr>
            <w:tcW w:w="3397" w:type="dxa"/>
            <w:noWrap/>
            <w:hideMark/>
          </w:tcPr>
          <w:p w14:paraId="1266C91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lh_G_cuneus_thickness</w:t>
            </w:r>
          </w:p>
        </w:tc>
        <w:tc>
          <w:tcPr>
            <w:tcW w:w="1560" w:type="dxa"/>
            <w:noWrap/>
            <w:hideMark/>
          </w:tcPr>
          <w:p w14:paraId="1E69C9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0.636</w:t>
            </w:r>
          </w:p>
        </w:tc>
        <w:tc>
          <w:tcPr>
            <w:tcW w:w="1275" w:type="dxa"/>
            <w:noWrap/>
            <w:hideMark/>
          </w:tcPr>
          <w:p w14:paraId="5B6698D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0.52915</w:t>
            </w:r>
          </w:p>
        </w:tc>
        <w:tc>
          <w:tcPr>
            <w:tcW w:w="1418" w:type="dxa"/>
            <w:noWrap/>
            <w:hideMark/>
          </w:tcPr>
          <w:p w14:paraId="0A024FC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0.109</w:t>
            </w:r>
          </w:p>
        </w:tc>
        <w:tc>
          <w:tcPr>
            <w:tcW w:w="1559" w:type="dxa"/>
            <w:noWrap/>
            <w:hideMark/>
          </w:tcPr>
          <w:p w14:paraId="15BBD08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0.681423</w:t>
            </w:r>
          </w:p>
        </w:tc>
      </w:tr>
      <w:tr w:rsidR="00DE696D" w:rsidRPr="00DE696D" w14:paraId="7B1C5371" w14:textId="77777777" w:rsidTr="00DE696D">
        <w:trPr>
          <w:trHeight w:val="300"/>
        </w:trPr>
        <w:tc>
          <w:tcPr>
            <w:tcW w:w="3397" w:type="dxa"/>
            <w:noWrap/>
            <w:hideMark/>
          </w:tcPr>
          <w:p w14:paraId="1DB42D2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rh_G&amp;S_occipital_inf_thickness</w:t>
            </w:r>
          </w:p>
        </w:tc>
        <w:tc>
          <w:tcPr>
            <w:tcW w:w="1560" w:type="dxa"/>
            <w:noWrap/>
            <w:hideMark/>
          </w:tcPr>
          <w:p w14:paraId="452D6CE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0.6189</w:t>
            </w:r>
          </w:p>
        </w:tc>
        <w:tc>
          <w:tcPr>
            <w:tcW w:w="1275" w:type="dxa"/>
            <w:noWrap/>
            <w:hideMark/>
          </w:tcPr>
          <w:p w14:paraId="7AB89C4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0.54025</w:t>
            </w:r>
          </w:p>
        </w:tc>
        <w:tc>
          <w:tcPr>
            <w:tcW w:w="1418" w:type="dxa"/>
            <w:noWrap/>
            <w:hideMark/>
          </w:tcPr>
          <w:p w14:paraId="174F79D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0.106</w:t>
            </w:r>
          </w:p>
        </w:tc>
        <w:tc>
          <w:tcPr>
            <w:tcW w:w="1559" w:type="dxa"/>
            <w:noWrap/>
            <w:hideMark/>
          </w:tcPr>
          <w:p w14:paraId="5F026C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0.690748</w:t>
            </w:r>
          </w:p>
        </w:tc>
      </w:tr>
      <w:tr w:rsidR="00DE696D" w:rsidRPr="00DE696D" w14:paraId="6C9C0880" w14:textId="77777777" w:rsidTr="00DE696D">
        <w:trPr>
          <w:trHeight w:val="300"/>
        </w:trPr>
        <w:tc>
          <w:tcPr>
            <w:tcW w:w="3397" w:type="dxa"/>
            <w:noWrap/>
            <w:hideMark/>
          </w:tcPr>
          <w:p w14:paraId="08BA09F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lastRenderedPageBreak/>
              <w:t>lh_G_parietal_sup_thickness</w:t>
            </w:r>
          </w:p>
        </w:tc>
        <w:tc>
          <w:tcPr>
            <w:tcW w:w="1560" w:type="dxa"/>
            <w:noWrap/>
            <w:hideMark/>
          </w:tcPr>
          <w:p w14:paraId="18287B8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0.606</w:t>
            </w:r>
          </w:p>
        </w:tc>
        <w:tc>
          <w:tcPr>
            <w:tcW w:w="1275" w:type="dxa"/>
            <w:noWrap/>
            <w:hideMark/>
          </w:tcPr>
          <w:p w14:paraId="6416F87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0.54868</w:t>
            </w:r>
          </w:p>
        </w:tc>
        <w:tc>
          <w:tcPr>
            <w:tcW w:w="1418" w:type="dxa"/>
            <w:noWrap/>
            <w:hideMark/>
          </w:tcPr>
          <w:p w14:paraId="604645E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0.104</w:t>
            </w:r>
          </w:p>
        </w:tc>
        <w:tc>
          <w:tcPr>
            <w:tcW w:w="1559" w:type="dxa"/>
            <w:noWrap/>
            <w:hideMark/>
          </w:tcPr>
          <w:p w14:paraId="02F42E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0.696551</w:t>
            </w:r>
          </w:p>
        </w:tc>
      </w:tr>
      <w:tr w:rsidR="00DE696D" w:rsidRPr="00DE696D" w14:paraId="3A562FD7" w14:textId="77777777" w:rsidTr="00DE696D">
        <w:trPr>
          <w:trHeight w:val="300"/>
        </w:trPr>
        <w:tc>
          <w:tcPr>
            <w:tcW w:w="3397" w:type="dxa"/>
            <w:noWrap/>
            <w:hideMark/>
          </w:tcPr>
          <w:p w14:paraId="38FF116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rh_S_calcarine_thickness</w:t>
            </w:r>
          </w:p>
        </w:tc>
        <w:tc>
          <w:tcPr>
            <w:tcW w:w="1560" w:type="dxa"/>
            <w:noWrap/>
            <w:hideMark/>
          </w:tcPr>
          <w:p w14:paraId="4941A14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-0.596</w:t>
            </w:r>
          </w:p>
        </w:tc>
        <w:tc>
          <w:tcPr>
            <w:tcW w:w="1275" w:type="dxa"/>
            <w:noWrap/>
            <w:hideMark/>
          </w:tcPr>
          <w:p w14:paraId="75D4667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0.55522</w:t>
            </w:r>
          </w:p>
        </w:tc>
        <w:tc>
          <w:tcPr>
            <w:tcW w:w="1418" w:type="dxa"/>
            <w:noWrap/>
            <w:hideMark/>
          </w:tcPr>
          <w:p w14:paraId="706D0A3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-0.102</w:t>
            </w:r>
          </w:p>
        </w:tc>
        <w:tc>
          <w:tcPr>
            <w:tcW w:w="1559" w:type="dxa"/>
            <w:noWrap/>
            <w:hideMark/>
          </w:tcPr>
          <w:p w14:paraId="222D2E4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0.69989</w:t>
            </w:r>
          </w:p>
        </w:tc>
      </w:tr>
      <w:tr w:rsidR="00DE696D" w:rsidRPr="00DE696D" w14:paraId="67F868CC" w14:textId="77777777" w:rsidTr="00DE696D">
        <w:trPr>
          <w:trHeight w:val="300"/>
        </w:trPr>
        <w:tc>
          <w:tcPr>
            <w:tcW w:w="3397" w:type="dxa"/>
            <w:noWrap/>
            <w:hideMark/>
          </w:tcPr>
          <w:p w14:paraId="17762C3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lh_G_occipital_sup_thickness</w:t>
            </w:r>
          </w:p>
        </w:tc>
        <w:tc>
          <w:tcPr>
            <w:tcW w:w="1560" w:type="dxa"/>
            <w:noWrap/>
            <w:hideMark/>
          </w:tcPr>
          <w:p w14:paraId="23B967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-0.5545</w:t>
            </w:r>
          </w:p>
        </w:tc>
        <w:tc>
          <w:tcPr>
            <w:tcW w:w="1275" w:type="dxa"/>
            <w:noWrap/>
            <w:hideMark/>
          </w:tcPr>
          <w:p w14:paraId="1AD7711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0.58294</w:t>
            </w:r>
          </w:p>
        </w:tc>
        <w:tc>
          <w:tcPr>
            <w:tcW w:w="1418" w:type="dxa"/>
            <w:noWrap/>
            <w:hideMark/>
          </w:tcPr>
          <w:p w14:paraId="56193A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-0.095</w:t>
            </w:r>
          </w:p>
        </w:tc>
        <w:tc>
          <w:tcPr>
            <w:tcW w:w="1559" w:type="dxa"/>
            <w:noWrap/>
            <w:hideMark/>
          </w:tcPr>
          <w:p w14:paraId="20F812D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0.727685</w:t>
            </w:r>
          </w:p>
        </w:tc>
      </w:tr>
      <w:tr w:rsidR="00DE696D" w:rsidRPr="00DE696D" w14:paraId="719832E1" w14:textId="77777777" w:rsidTr="00DE696D">
        <w:trPr>
          <w:trHeight w:val="300"/>
        </w:trPr>
        <w:tc>
          <w:tcPr>
            <w:tcW w:w="3397" w:type="dxa"/>
            <w:noWrap/>
            <w:hideMark/>
          </w:tcPr>
          <w:p w14:paraId="3FD9430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lh_S_oc-temp_lat_thickness</w:t>
            </w:r>
          </w:p>
        </w:tc>
        <w:tc>
          <w:tcPr>
            <w:tcW w:w="1560" w:type="dxa"/>
            <w:noWrap/>
            <w:hideMark/>
          </w:tcPr>
          <w:p w14:paraId="123510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-0.5509</w:t>
            </w:r>
          </w:p>
        </w:tc>
        <w:tc>
          <w:tcPr>
            <w:tcW w:w="1275" w:type="dxa"/>
            <w:noWrap/>
            <w:hideMark/>
          </w:tcPr>
          <w:p w14:paraId="18B7964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0.5854</w:t>
            </w:r>
          </w:p>
        </w:tc>
        <w:tc>
          <w:tcPr>
            <w:tcW w:w="1418" w:type="dxa"/>
            <w:noWrap/>
            <w:hideMark/>
          </w:tcPr>
          <w:p w14:paraId="560C092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-0.094</w:t>
            </w:r>
          </w:p>
        </w:tc>
        <w:tc>
          <w:tcPr>
            <w:tcW w:w="1559" w:type="dxa"/>
            <w:noWrap/>
            <w:hideMark/>
          </w:tcPr>
          <w:p w14:paraId="26C86A0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0.727685</w:t>
            </w:r>
          </w:p>
        </w:tc>
      </w:tr>
      <w:tr w:rsidR="00DE696D" w:rsidRPr="00DE696D" w14:paraId="74567150" w14:textId="77777777" w:rsidTr="00DE696D">
        <w:trPr>
          <w:trHeight w:val="300"/>
        </w:trPr>
        <w:tc>
          <w:tcPr>
            <w:tcW w:w="3397" w:type="dxa"/>
            <w:noWrap/>
            <w:hideMark/>
          </w:tcPr>
          <w:p w14:paraId="76E4E59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rh_G_occipital_sup_thickness</w:t>
            </w:r>
          </w:p>
        </w:tc>
        <w:tc>
          <w:tcPr>
            <w:tcW w:w="1560" w:type="dxa"/>
            <w:noWrap/>
            <w:hideMark/>
          </w:tcPr>
          <w:p w14:paraId="206B271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0.534</w:t>
            </w:r>
          </w:p>
        </w:tc>
        <w:tc>
          <w:tcPr>
            <w:tcW w:w="1275" w:type="dxa"/>
            <w:noWrap/>
            <w:hideMark/>
          </w:tcPr>
          <w:p w14:paraId="49C85E6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0.59692</w:t>
            </w:r>
          </w:p>
        </w:tc>
        <w:tc>
          <w:tcPr>
            <w:tcW w:w="1418" w:type="dxa"/>
            <w:noWrap/>
            <w:hideMark/>
          </w:tcPr>
          <w:p w14:paraId="26DB3BB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0.092</w:t>
            </w:r>
          </w:p>
        </w:tc>
        <w:tc>
          <w:tcPr>
            <w:tcW w:w="1559" w:type="dxa"/>
            <w:noWrap/>
            <w:hideMark/>
          </w:tcPr>
          <w:p w14:paraId="438F87B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0.736887</w:t>
            </w:r>
          </w:p>
        </w:tc>
      </w:tr>
      <w:tr w:rsidR="00DE696D" w:rsidRPr="00DE696D" w14:paraId="3E7B24D3" w14:textId="77777777" w:rsidTr="00DE696D">
        <w:trPr>
          <w:trHeight w:val="300"/>
        </w:trPr>
        <w:tc>
          <w:tcPr>
            <w:tcW w:w="3397" w:type="dxa"/>
            <w:noWrap/>
            <w:hideMark/>
          </w:tcPr>
          <w:p w14:paraId="3345F13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rh_S_circular_insula_ant_thickness</w:t>
            </w:r>
          </w:p>
        </w:tc>
        <w:tc>
          <w:tcPr>
            <w:tcW w:w="1560" w:type="dxa"/>
            <w:noWrap/>
            <w:hideMark/>
          </w:tcPr>
          <w:p w14:paraId="5552551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-0.479</w:t>
            </w:r>
          </w:p>
        </w:tc>
        <w:tc>
          <w:tcPr>
            <w:tcW w:w="1275" w:type="dxa"/>
            <w:noWrap/>
            <w:hideMark/>
          </w:tcPr>
          <w:p w14:paraId="52975F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0.63511</w:t>
            </w:r>
          </w:p>
        </w:tc>
        <w:tc>
          <w:tcPr>
            <w:tcW w:w="1418" w:type="dxa"/>
            <w:noWrap/>
            <w:hideMark/>
          </w:tcPr>
          <w:p w14:paraId="142AF29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-0.082</w:t>
            </w:r>
          </w:p>
        </w:tc>
        <w:tc>
          <w:tcPr>
            <w:tcW w:w="1559" w:type="dxa"/>
            <w:noWrap/>
            <w:hideMark/>
          </w:tcPr>
          <w:p w14:paraId="4EA8D83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0.775651</w:t>
            </w:r>
          </w:p>
        </w:tc>
      </w:tr>
      <w:tr w:rsidR="00DE696D" w:rsidRPr="00DE696D" w14:paraId="02E99033" w14:textId="77777777" w:rsidTr="00DE696D">
        <w:trPr>
          <w:trHeight w:val="300"/>
        </w:trPr>
        <w:tc>
          <w:tcPr>
            <w:tcW w:w="3397" w:type="dxa"/>
            <w:noWrap/>
            <w:hideMark/>
          </w:tcPr>
          <w:p w14:paraId="154075A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lh_G_oc-temp_med-Lingual_thickness</w:t>
            </w:r>
          </w:p>
        </w:tc>
        <w:tc>
          <w:tcPr>
            <w:tcW w:w="1560" w:type="dxa"/>
            <w:noWrap/>
            <w:hideMark/>
          </w:tcPr>
          <w:p w14:paraId="7420DC3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-0.471</w:t>
            </w:r>
          </w:p>
        </w:tc>
        <w:tc>
          <w:tcPr>
            <w:tcW w:w="1275" w:type="dxa"/>
            <w:noWrap/>
            <w:hideMark/>
          </w:tcPr>
          <w:p w14:paraId="2BAD1C0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0.64076</w:t>
            </w:r>
          </w:p>
        </w:tc>
        <w:tc>
          <w:tcPr>
            <w:tcW w:w="1418" w:type="dxa"/>
            <w:noWrap/>
            <w:hideMark/>
          </w:tcPr>
          <w:p w14:paraId="2B18D73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-0.081</w:t>
            </w:r>
          </w:p>
        </w:tc>
        <w:tc>
          <w:tcPr>
            <w:tcW w:w="1559" w:type="dxa"/>
            <w:noWrap/>
            <w:hideMark/>
          </w:tcPr>
          <w:p w14:paraId="7304317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0.775651</w:t>
            </w:r>
          </w:p>
        </w:tc>
      </w:tr>
      <w:tr w:rsidR="00DE696D" w:rsidRPr="00DE696D" w14:paraId="73CC1961" w14:textId="77777777" w:rsidTr="00DE696D">
        <w:trPr>
          <w:trHeight w:val="300"/>
        </w:trPr>
        <w:tc>
          <w:tcPr>
            <w:tcW w:w="3397" w:type="dxa"/>
            <w:noWrap/>
            <w:hideMark/>
          </w:tcPr>
          <w:p w14:paraId="554DA767"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rh_S_collat_transv_ant_thickness</w:t>
            </w:r>
          </w:p>
        </w:tc>
        <w:tc>
          <w:tcPr>
            <w:tcW w:w="1560" w:type="dxa"/>
            <w:noWrap/>
            <w:hideMark/>
          </w:tcPr>
          <w:p w14:paraId="19D5424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-0.4702</w:t>
            </w:r>
          </w:p>
        </w:tc>
        <w:tc>
          <w:tcPr>
            <w:tcW w:w="1275" w:type="dxa"/>
            <w:noWrap/>
            <w:hideMark/>
          </w:tcPr>
          <w:p w14:paraId="255D1FF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0.64132</w:t>
            </w:r>
          </w:p>
        </w:tc>
        <w:tc>
          <w:tcPr>
            <w:tcW w:w="1418" w:type="dxa"/>
            <w:noWrap/>
            <w:hideMark/>
          </w:tcPr>
          <w:p w14:paraId="00A150E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-0.081</w:t>
            </w:r>
          </w:p>
        </w:tc>
        <w:tc>
          <w:tcPr>
            <w:tcW w:w="1559" w:type="dxa"/>
            <w:noWrap/>
            <w:hideMark/>
          </w:tcPr>
          <w:p w14:paraId="47AA856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0.775651</w:t>
            </w:r>
          </w:p>
        </w:tc>
      </w:tr>
      <w:tr w:rsidR="00DE696D" w:rsidRPr="00DE696D" w14:paraId="60C949DA" w14:textId="77777777" w:rsidTr="00DE696D">
        <w:trPr>
          <w:trHeight w:val="300"/>
        </w:trPr>
        <w:tc>
          <w:tcPr>
            <w:tcW w:w="3397" w:type="dxa"/>
            <w:noWrap/>
            <w:hideMark/>
          </w:tcPr>
          <w:p w14:paraId="77F6918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EstimatedTotalIntraCranialVol (Vol)</w:t>
            </w:r>
          </w:p>
        </w:tc>
        <w:tc>
          <w:tcPr>
            <w:tcW w:w="1560" w:type="dxa"/>
            <w:noWrap/>
            <w:hideMark/>
          </w:tcPr>
          <w:p w14:paraId="73ED02B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-0.4072</w:t>
            </w:r>
          </w:p>
        </w:tc>
        <w:tc>
          <w:tcPr>
            <w:tcW w:w="1275" w:type="dxa"/>
            <w:noWrap/>
            <w:hideMark/>
          </w:tcPr>
          <w:p w14:paraId="668D26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0.68652</w:t>
            </w:r>
          </w:p>
        </w:tc>
        <w:tc>
          <w:tcPr>
            <w:tcW w:w="1418" w:type="dxa"/>
            <w:noWrap/>
            <w:hideMark/>
          </w:tcPr>
          <w:p w14:paraId="500DD35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-0.07</w:t>
            </w:r>
          </w:p>
        </w:tc>
        <w:tc>
          <w:tcPr>
            <w:tcW w:w="1559" w:type="dxa"/>
            <w:noWrap/>
            <w:hideMark/>
          </w:tcPr>
          <w:p w14:paraId="3D7230D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0.824746</w:t>
            </w:r>
          </w:p>
        </w:tc>
      </w:tr>
      <w:tr w:rsidR="00DE696D" w:rsidRPr="00DE696D" w14:paraId="5D159A3A" w14:textId="77777777" w:rsidTr="00DE696D">
        <w:trPr>
          <w:trHeight w:val="300"/>
        </w:trPr>
        <w:tc>
          <w:tcPr>
            <w:tcW w:w="3397" w:type="dxa"/>
            <w:noWrap/>
            <w:hideMark/>
          </w:tcPr>
          <w:p w14:paraId="2523198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rh_G_pariet_inf-Supramar_thickness</w:t>
            </w:r>
          </w:p>
        </w:tc>
        <w:tc>
          <w:tcPr>
            <w:tcW w:w="1560" w:type="dxa"/>
            <w:noWrap/>
            <w:hideMark/>
          </w:tcPr>
          <w:p w14:paraId="4BD34FC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0.3637</w:t>
            </w:r>
          </w:p>
        </w:tc>
        <w:tc>
          <w:tcPr>
            <w:tcW w:w="1275" w:type="dxa"/>
            <w:noWrap/>
            <w:hideMark/>
          </w:tcPr>
          <w:p w14:paraId="04A7446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0.71838</w:t>
            </w:r>
          </w:p>
        </w:tc>
        <w:tc>
          <w:tcPr>
            <w:tcW w:w="1418" w:type="dxa"/>
            <w:noWrap/>
            <w:hideMark/>
          </w:tcPr>
          <w:p w14:paraId="1FF8F4F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0.062</w:t>
            </w:r>
          </w:p>
        </w:tc>
        <w:tc>
          <w:tcPr>
            <w:tcW w:w="1559" w:type="dxa"/>
            <w:noWrap/>
            <w:hideMark/>
          </w:tcPr>
          <w:p w14:paraId="2CDAB31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0.857267</w:t>
            </w:r>
          </w:p>
        </w:tc>
      </w:tr>
      <w:tr w:rsidR="00DE696D" w:rsidRPr="00DE696D" w14:paraId="1A9DF94F" w14:textId="77777777" w:rsidTr="00DE696D">
        <w:trPr>
          <w:trHeight w:val="300"/>
        </w:trPr>
        <w:tc>
          <w:tcPr>
            <w:tcW w:w="3397" w:type="dxa"/>
            <w:noWrap/>
            <w:hideMark/>
          </w:tcPr>
          <w:p w14:paraId="20CA7C3D"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Left-Caudate (Vol)</w:t>
            </w:r>
          </w:p>
        </w:tc>
        <w:tc>
          <w:tcPr>
            <w:tcW w:w="1560" w:type="dxa"/>
            <w:noWrap/>
            <w:hideMark/>
          </w:tcPr>
          <w:p w14:paraId="6E13E25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-0.3413</w:t>
            </w:r>
          </w:p>
        </w:tc>
        <w:tc>
          <w:tcPr>
            <w:tcW w:w="1275" w:type="dxa"/>
            <w:noWrap/>
            <w:hideMark/>
          </w:tcPr>
          <w:p w14:paraId="0BDE75A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0.73502</w:t>
            </w:r>
          </w:p>
        </w:tc>
        <w:tc>
          <w:tcPr>
            <w:tcW w:w="1418" w:type="dxa"/>
            <w:noWrap/>
            <w:hideMark/>
          </w:tcPr>
          <w:p w14:paraId="70553A7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-0.059</w:t>
            </w:r>
          </w:p>
        </w:tc>
        <w:tc>
          <w:tcPr>
            <w:tcW w:w="1559" w:type="dxa"/>
            <w:noWrap/>
            <w:hideMark/>
          </w:tcPr>
          <w:p w14:paraId="10B2136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0.871315</w:t>
            </w:r>
          </w:p>
        </w:tc>
      </w:tr>
      <w:tr w:rsidR="00DE696D" w:rsidRPr="00DE696D" w14:paraId="4FDC90F1" w14:textId="77777777" w:rsidTr="00DE696D">
        <w:trPr>
          <w:trHeight w:val="300"/>
        </w:trPr>
        <w:tc>
          <w:tcPr>
            <w:tcW w:w="3397" w:type="dxa"/>
            <w:noWrap/>
            <w:hideMark/>
          </w:tcPr>
          <w:p w14:paraId="3971FE5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rh_G_front_middle_thickness</w:t>
            </w:r>
          </w:p>
        </w:tc>
        <w:tc>
          <w:tcPr>
            <w:tcW w:w="1560" w:type="dxa"/>
            <w:noWrap/>
            <w:hideMark/>
          </w:tcPr>
          <w:p w14:paraId="4E91ED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-0.321</w:t>
            </w:r>
          </w:p>
        </w:tc>
        <w:tc>
          <w:tcPr>
            <w:tcW w:w="1275" w:type="dxa"/>
            <w:noWrap/>
            <w:hideMark/>
          </w:tcPr>
          <w:p w14:paraId="4F477C6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0.75024</w:t>
            </w:r>
          </w:p>
        </w:tc>
        <w:tc>
          <w:tcPr>
            <w:tcW w:w="1418" w:type="dxa"/>
            <w:noWrap/>
            <w:hideMark/>
          </w:tcPr>
          <w:p w14:paraId="047B5DB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-0.055</w:t>
            </w:r>
          </w:p>
        </w:tc>
        <w:tc>
          <w:tcPr>
            <w:tcW w:w="1559" w:type="dxa"/>
            <w:noWrap/>
            <w:hideMark/>
          </w:tcPr>
          <w:p w14:paraId="0BC641F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0.877732</w:t>
            </w:r>
          </w:p>
        </w:tc>
      </w:tr>
      <w:tr w:rsidR="00DE696D" w:rsidRPr="00DE696D" w14:paraId="18C468CE" w14:textId="77777777" w:rsidTr="00DE696D">
        <w:trPr>
          <w:trHeight w:val="300"/>
        </w:trPr>
        <w:tc>
          <w:tcPr>
            <w:tcW w:w="3397" w:type="dxa"/>
            <w:noWrap/>
            <w:hideMark/>
          </w:tcPr>
          <w:p w14:paraId="5BB157F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rh_G_cingul-Post-dorsal_thickness</w:t>
            </w:r>
          </w:p>
        </w:tc>
        <w:tc>
          <w:tcPr>
            <w:tcW w:w="1560" w:type="dxa"/>
            <w:noWrap/>
            <w:hideMark/>
          </w:tcPr>
          <w:p w14:paraId="00B6FD5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0.3271</w:t>
            </w:r>
          </w:p>
        </w:tc>
        <w:tc>
          <w:tcPr>
            <w:tcW w:w="1275" w:type="dxa"/>
            <w:noWrap/>
            <w:hideMark/>
          </w:tcPr>
          <w:p w14:paraId="0722BFE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0.74564</w:t>
            </w:r>
          </w:p>
        </w:tc>
        <w:tc>
          <w:tcPr>
            <w:tcW w:w="1418" w:type="dxa"/>
            <w:noWrap/>
            <w:hideMark/>
          </w:tcPr>
          <w:p w14:paraId="5B283EE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0.056</w:t>
            </w:r>
          </w:p>
        </w:tc>
        <w:tc>
          <w:tcPr>
            <w:tcW w:w="1559" w:type="dxa"/>
            <w:noWrap/>
            <w:hideMark/>
          </w:tcPr>
          <w:p w14:paraId="32022EA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0.877732</w:t>
            </w:r>
          </w:p>
        </w:tc>
      </w:tr>
      <w:tr w:rsidR="00DE696D" w:rsidRPr="00DE696D" w14:paraId="64846B60" w14:textId="77777777" w:rsidTr="00DE696D">
        <w:trPr>
          <w:trHeight w:val="300"/>
        </w:trPr>
        <w:tc>
          <w:tcPr>
            <w:tcW w:w="3397" w:type="dxa"/>
            <w:noWrap/>
            <w:hideMark/>
          </w:tcPr>
          <w:p w14:paraId="41F559C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lh_G_cingul-Post-ventral_thickness</w:t>
            </w:r>
          </w:p>
        </w:tc>
        <w:tc>
          <w:tcPr>
            <w:tcW w:w="1560" w:type="dxa"/>
            <w:noWrap/>
            <w:hideMark/>
          </w:tcPr>
          <w:p w14:paraId="67604DB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0.3137</w:t>
            </w:r>
          </w:p>
        </w:tc>
        <w:tc>
          <w:tcPr>
            <w:tcW w:w="1275" w:type="dxa"/>
            <w:noWrap/>
            <w:hideMark/>
          </w:tcPr>
          <w:p w14:paraId="7493566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0.75569</w:t>
            </w:r>
          </w:p>
        </w:tc>
        <w:tc>
          <w:tcPr>
            <w:tcW w:w="1418" w:type="dxa"/>
            <w:noWrap/>
            <w:hideMark/>
          </w:tcPr>
          <w:p w14:paraId="53677CB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0.054</w:t>
            </w:r>
          </w:p>
        </w:tc>
        <w:tc>
          <w:tcPr>
            <w:tcW w:w="1559" w:type="dxa"/>
            <w:noWrap/>
            <w:hideMark/>
          </w:tcPr>
          <w:p w14:paraId="4428990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0.878367</w:t>
            </w:r>
          </w:p>
        </w:tc>
      </w:tr>
      <w:tr w:rsidR="00DE696D" w:rsidRPr="00DE696D" w14:paraId="2A373794" w14:textId="77777777" w:rsidTr="00DE696D">
        <w:trPr>
          <w:trHeight w:val="300"/>
        </w:trPr>
        <w:tc>
          <w:tcPr>
            <w:tcW w:w="3397" w:type="dxa"/>
            <w:noWrap/>
            <w:hideMark/>
          </w:tcPr>
          <w:p w14:paraId="4718320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lh_G&amp;S_cingul-Ant_thickness</w:t>
            </w:r>
          </w:p>
        </w:tc>
        <w:tc>
          <w:tcPr>
            <w:tcW w:w="1560" w:type="dxa"/>
            <w:noWrap/>
            <w:hideMark/>
          </w:tcPr>
          <w:p w14:paraId="51F71A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-0.2906</w:t>
            </w:r>
          </w:p>
        </w:tc>
        <w:tc>
          <w:tcPr>
            <w:tcW w:w="1275" w:type="dxa"/>
            <w:noWrap/>
            <w:hideMark/>
          </w:tcPr>
          <w:p w14:paraId="0FC4441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0.77315</w:t>
            </w:r>
          </w:p>
        </w:tc>
        <w:tc>
          <w:tcPr>
            <w:tcW w:w="1418" w:type="dxa"/>
            <w:noWrap/>
            <w:hideMark/>
          </w:tcPr>
          <w:p w14:paraId="7773E3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-0.05</w:t>
            </w:r>
          </w:p>
        </w:tc>
        <w:tc>
          <w:tcPr>
            <w:tcW w:w="1559" w:type="dxa"/>
            <w:noWrap/>
            <w:hideMark/>
          </w:tcPr>
          <w:p w14:paraId="33ED1B2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0.892864</w:t>
            </w:r>
          </w:p>
        </w:tc>
      </w:tr>
      <w:tr w:rsidR="00DE696D" w:rsidRPr="00DE696D" w14:paraId="23DEE4D0" w14:textId="77777777" w:rsidTr="00DE696D">
        <w:trPr>
          <w:trHeight w:val="300"/>
        </w:trPr>
        <w:tc>
          <w:tcPr>
            <w:tcW w:w="3397" w:type="dxa"/>
            <w:noWrap/>
            <w:hideMark/>
          </w:tcPr>
          <w:p w14:paraId="235BFA24"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rh_S_orbital_med-olfact_thickness</w:t>
            </w:r>
          </w:p>
        </w:tc>
        <w:tc>
          <w:tcPr>
            <w:tcW w:w="1560" w:type="dxa"/>
            <w:noWrap/>
            <w:hideMark/>
          </w:tcPr>
          <w:p w14:paraId="5E13F9B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-0.269</w:t>
            </w:r>
          </w:p>
        </w:tc>
        <w:tc>
          <w:tcPr>
            <w:tcW w:w="1275" w:type="dxa"/>
            <w:noWrap/>
            <w:hideMark/>
          </w:tcPr>
          <w:p w14:paraId="3F5FBB8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0.7896</w:t>
            </w:r>
          </w:p>
        </w:tc>
        <w:tc>
          <w:tcPr>
            <w:tcW w:w="1418" w:type="dxa"/>
            <w:noWrap/>
            <w:hideMark/>
          </w:tcPr>
          <w:p w14:paraId="56AAAA1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-0.046</w:t>
            </w:r>
          </w:p>
        </w:tc>
        <w:tc>
          <w:tcPr>
            <w:tcW w:w="1559" w:type="dxa"/>
            <w:noWrap/>
            <w:hideMark/>
          </w:tcPr>
          <w:p w14:paraId="6C4B67E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0.900245</w:t>
            </w:r>
          </w:p>
        </w:tc>
      </w:tr>
      <w:tr w:rsidR="00DE696D" w:rsidRPr="00DE696D" w14:paraId="142F3D28" w14:textId="77777777" w:rsidTr="00DE696D">
        <w:trPr>
          <w:trHeight w:val="300"/>
        </w:trPr>
        <w:tc>
          <w:tcPr>
            <w:tcW w:w="3397" w:type="dxa"/>
            <w:noWrap/>
            <w:hideMark/>
          </w:tcPr>
          <w:p w14:paraId="38FCC0D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lh_S_circular_insula_inf_thickness</w:t>
            </w:r>
          </w:p>
        </w:tc>
        <w:tc>
          <w:tcPr>
            <w:tcW w:w="1560" w:type="dxa"/>
            <w:noWrap/>
            <w:hideMark/>
          </w:tcPr>
          <w:p w14:paraId="471430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0.2707</w:t>
            </w:r>
          </w:p>
        </w:tc>
        <w:tc>
          <w:tcPr>
            <w:tcW w:w="1275" w:type="dxa"/>
            <w:noWrap/>
            <w:hideMark/>
          </w:tcPr>
          <w:p w14:paraId="6C864BC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0.78831</w:t>
            </w:r>
          </w:p>
        </w:tc>
        <w:tc>
          <w:tcPr>
            <w:tcW w:w="1418" w:type="dxa"/>
            <w:noWrap/>
            <w:hideMark/>
          </w:tcPr>
          <w:p w14:paraId="7715240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0.046</w:t>
            </w:r>
          </w:p>
        </w:tc>
        <w:tc>
          <w:tcPr>
            <w:tcW w:w="1559" w:type="dxa"/>
            <w:noWrap/>
            <w:hideMark/>
          </w:tcPr>
          <w:p w14:paraId="0114C0A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0.900245</w:t>
            </w:r>
          </w:p>
        </w:tc>
      </w:tr>
      <w:tr w:rsidR="00DE696D" w:rsidRPr="00DE696D" w14:paraId="58CF0BE3" w14:textId="77777777" w:rsidTr="00DE696D">
        <w:trPr>
          <w:trHeight w:val="300"/>
        </w:trPr>
        <w:tc>
          <w:tcPr>
            <w:tcW w:w="3397" w:type="dxa"/>
            <w:noWrap/>
            <w:hideMark/>
          </w:tcPr>
          <w:p w14:paraId="7349D862"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lh_G_occipital_middle_thickness</w:t>
            </w:r>
          </w:p>
        </w:tc>
        <w:tc>
          <w:tcPr>
            <w:tcW w:w="1560" w:type="dxa"/>
            <w:noWrap/>
            <w:hideMark/>
          </w:tcPr>
          <w:p w14:paraId="102629E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0.2447</w:t>
            </w:r>
          </w:p>
        </w:tc>
        <w:tc>
          <w:tcPr>
            <w:tcW w:w="1275" w:type="dxa"/>
            <w:noWrap/>
            <w:hideMark/>
          </w:tcPr>
          <w:p w14:paraId="2322397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0.80819</w:t>
            </w:r>
          </w:p>
        </w:tc>
        <w:tc>
          <w:tcPr>
            <w:tcW w:w="1418" w:type="dxa"/>
            <w:noWrap/>
            <w:hideMark/>
          </w:tcPr>
          <w:p w14:paraId="73036D0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0.042</w:t>
            </w:r>
          </w:p>
        </w:tc>
        <w:tc>
          <w:tcPr>
            <w:tcW w:w="1559" w:type="dxa"/>
            <w:noWrap/>
            <w:hideMark/>
          </w:tcPr>
          <w:p w14:paraId="657BC8B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0.915608</w:t>
            </w:r>
          </w:p>
        </w:tc>
      </w:tr>
      <w:tr w:rsidR="00DE696D" w:rsidRPr="00DE696D" w14:paraId="69C904D3" w14:textId="77777777" w:rsidTr="00DE696D">
        <w:trPr>
          <w:trHeight w:val="300"/>
        </w:trPr>
        <w:tc>
          <w:tcPr>
            <w:tcW w:w="3397" w:type="dxa"/>
            <w:noWrap/>
            <w:hideMark/>
          </w:tcPr>
          <w:p w14:paraId="1A07D84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rh_S_collat_transv_post_thickness</w:t>
            </w:r>
          </w:p>
        </w:tc>
        <w:tc>
          <w:tcPr>
            <w:tcW w:w="1560" w:type="dxa"/>
            <w:noWrap/>
            <w:hideMark/>
          </w:tcPr>
          <w:p w14:paraId="2F8A808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0.236</w:t>
            </w:r>
          </w:p>
        </w:tc>
        <w:tc>
          <w:tcPr>
            <w:tcW w:w="1275" w:type="dxa"/>
            <w:noWrap/>
            <w:hideMark/>
          </w:tcPr>
          <w:p w14:paraId="6F71FFA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0.81487</w:t>
            </w:r>
          </w:p>
        </w:tc>
        <w:tc>
          <w:tcPr>
            <w:tcW w:w="1418" w:type="dxa"/>
            <w:noWrap/>
            <w:hideMark/>
          </w:tcPr>
          <w:p w14:paraId="03699B7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w:t>
            </w:r>
          </w:p>
        </w:tc>
        <w:tc>
          <w:tcPr>
            <w:tcW w:w="1559" w:type="dxa"/>
            <w:noWrap/>
            <w:hideMark/>
          </w:tcPr>
          <w:p w14:paraId="057EBA9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0.917369</w:t>
            </w:r>
          </w:p>
        </w:tc>
      </w:tr>
      <w:tr w:rsidR="00DE696D" w:rsidRPr="00DE696D" w14:paraId="11F9AF9A" w14:textId="77777777" w:rsidTr="00DE696D">
        <w:trPr>
          <w:trHeight w:val="300"/>
        </w:trPr>
        <w:tc>
          <w:tcPr>
            <w:tcW w:w="3397" w:type="dxa"/>
            <w:noWrap/>
            <w:hideMark/>
          </w:tcPr>
          <w:p w14:paraId="5FCB07E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lh_G_precentral_thickness</w:t>
            </w:r>
          </w:p>
        </w:tc>
        <w:tc>
          <w:tcPr>
            <w:tcW w:w="1560" w:type="dxa"/>
            <w:noWrap/>
            <w:hideMark/>
          </w:tcPr>
          <w:p w14:paraId="48DAF44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-0.2103</w:t>
            </w:r>
          </w:p>
        </w:tc>
        <w:tc>
          <w:tcPr>
            <w:tcW w:w="1275" w:type="dxa"/>
            <w:noWrap/>
            <w:hideMark/>
          </w:tcPr>
          <w:p w14:paraId="12D9FC9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0.83469</w:t>
            </w:r>
          </w:p>
        </w:tc>
        <w:tc>
          <w:tcPr>
            <w:tcW w:w="1418" w:type="dxa"/>
            <w:noWrap/>
            <w:hideMark/>
          </w:tcPr>
          <w:p w14:paraId="4FBD156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-0.036</w:t>
            </w:r>
          </w:p>
        </w:tc>
        <w:tc>
          <w:tcPr>
            <w:tcW w:w="1559" w:type="dxa"/>
            <w:noWrap/>
            <w:hideMark/>
          </w:tcPr>
          <w:p w14:paraId="23EB391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0.925133</w:t>
            </w:r>
          </w:p>
        </w:tc>
      </w:tr>
      <w:tr w:rsidR="00DE696D" w:rsidRPr="00DE696D" w14:paraId="027C2B1D" w14:textId="77777777" w:rsidTr="00DE696D">
        <w:trPr>
          <w:trHeight w:val="300"/>
        </w:trPr>
        <w:tc>
          <w:tcPr>
            <w:tcW w:w="3397" w:type="dxa"/>
            <w:noWrap/>
            <w:hideMark/>
          </w:tcPr>
          <w:p w14:paraId="32D259A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lh_G_temporal_inf_thickness</w:t>
            </w:r>
          </w:p>
        </w:tc>
        <w:tc>
          <w:tcPr>
            <w:tcW w:w="1560" w:type="dxa"/>
            <w:noWrap/>
            <w:hideMark/>
          </w:tcPr>
          <w:p w14:paraId="20F63DA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-0.2003</w:t>
            </w:r>
          </w:p>
        </w:tc>
        <w:tc>
          <w:tcPr>
            <w:tcW w:w="1275" w:type="dxa"/>
            <w:noWrap/>
            <w:hideMark/>
          </w:tcPr>
          <w:p w14:paraId="21A92B2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0.84244</w:t>
            </w:r>
          </w:p>
        </w:tc>
        <w:tc>
          <w:tcPr>
            <w:tcW w:w="1418" w:type="dxa"/>
            <w:noWrap/>
            <w:hideMark/>
          </w:tcPr>
          <w:p w14:paraId="71EA5DE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-0.034</w:t>
            </w:r>
          </w:p>
        </w:tc>
        <w:tc>
          <w:tcPr>
            <w:tcW w:w="1559" w:type="dxa"/>
            <w:noWrap/>
            <w:hideMark/>
          </w:tcPr>
          <w:p w14:paraId="47221B3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0.925133</w:t>
            </w:r>
          </w:p>
        </w:tc>
      </w:tr>
      <w:tr w:rsidR="00DE696D" w:rsidRPr="00DE696D" w14:paraId="12485FC7" w14:textId="77777777" w:rsidTr="00DE696D">
        <w:trPr>
          <w:trHeight w:val="300"/>
        </w:trPr>
        <w:tc>
          <w:tcPr>
            <w:tcW w:w="3397" w:type="dxa"/>
            <w:noWrap/>
            <w:hideMark/>
          </w:tcPr>
          <w:p w14:paraId="708EA83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rh_S_oc-temp_lat_thickness</w:t>
            </w:r>
          </w:p>
        </w:tc>
        <w:tc>
          <w:tcPr>
            <w:tcW w:w="1560" w:type="dxa"/>
            <w:noWrap/>
            <w:hideMark/>
          </w:tcPr>
          <w:p w14:paraId="1F74CB7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0.205</w:t>
            </w:r>
          </w:p>
        </w:tc>
        <w:tc>
          <w:tcPr>
            <w:tcW w:w="1275" w:type="dxa"/>
            <w:noWrap/>
            <w:hideMark/>
          </w:tcPr>
          <w:p w14:paraId="5EADFCE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0.83881</w:t>
            </w:r>
          </w:p>
        </w:tc>
        <w:tc>
          <w:tcPr>
            <w:tcW w:w="1418" w:type="dxa"/>
            <w:noWrap/>
            <w:hideMark/>
          </w:tcPr>
          <w:p w14:paraId="53CCFD7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0.035</w:t>
            </w:r>
          </w:p>
        </w:tc>
        <w:tc>
          <w:tcPr>
            <w:tcW w:w="1559" w:type="dxa"/>
            <w:noWrap/>
            <w:hideMark/>
          </w:tcPr>
          <w:p w14:paraId="7A25AC1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0.925133</w:t>
            </w:r>
          </w:p>
        </w:tc>
      </w:tr>
      <w:tr w:rsidR="00DE696D" w:rsidRPr="00DE696D" w14:paraId="3238A43F" w14:textId="77777777" w:rsidTr="00DE696D">
        <w:trPr>
          <w:trHeight w:val="300"/>
        </w:trPr>
        <w:tc>
          <w:tcPr>
            <w:tcW w:w="3397" w:type="dxa"/>
            <w:noWrap/>
            <w:hideMark/>
          </w:tcPr>
          <w:p w14:paraId="7D8F1235"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rh_S_parieto_occipital_thickness</w:t>
            </w:r>
          </w:p>
        </w:tc>
        <w:tc>
          <w:tcPr>
            <w:tcW w:w="1560" w:type="dxa"/>
            <w:noWrap/>
            <w:hideMark/>
          </w:tcPr>
          <w:p w14:paraId="1EC0C91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0.2086</w:t>
            </w:r>
          </w:p>
        </w:tc>
        <w:tc>
          <w:tcPr>
            <w:tcW w:w="1275" w:type="dxa"/>
            <w:noWrap/>
            <w:hideMark/>
          </w:tcPr>
          <w:p w14:paraId="64EE9AE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0.83602</w:t>
            </w:r>
          </w:p>
        </w:tc>
        <w:tc>
          <w:tcPr>
            <w:tcW w:w="1418" w:type="dxa"/>
            <w:noWrap/>
            <w:hideMark/>
          </w:tcPr>
          <w:p w14:paraId="30B9177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0.036</w:t>
            </w:r>
          </w:p>
        </w:tc>
        <w:tc>
          <w:tcPr>
            <w:tcW w:w="1559" w:type="dxa"/>
            <w:noWrap/>
            <w:hideMark/>
          </w:tcPr>
          <w:p w14:paraId="47C6D72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0.925133</w:t>
            </w:r>
          </w:p>
        </w:tc>
      </w:tr>
      <w:tr w:rsidR="00DE696D" w:rsidRPr="00DE696D" w14:paraId="2F0710AA" w14:textId="77777777" w:rsidTr="00DE696D">
        <w:trPr>
          <w:trHeight w:val="300"/>
        </w:trPr>
        <w:tc>
          <w:tcPr>
            <w:tcW w:w="3397" w:type="dxa"/>
            <w:noWrap/>
            <w:hideMark/>
          </w:tcPr>
          <w:p w14:paraId="4201DDC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lh_S_collat_transv_post_thickness</w:t>
            </w:r>
          </w:p>
        </w:tc>
        <w:tc>
          <w:tcPr>
            <w:tcW w:w="1560" w:type="dxa"/>
            <w:noWrap/>
            <w:hideMark/>
          </w:tcPr>
          <w:p w14:paraId="36A5D29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0.1932</w:t>
            </w:r>
          </w:p>
        </w:tc>
        <w:tc>
          <w:tcPr>
            <w:tcW w:w="1275" w:type="dxa"/>
            <w:noWrap/>
            <w:hideMark/>
          </w:tcPr>
          <w:p w14:paraId="128D0AC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0.84797</w:t>
            </w:r>
          </w:p>
        </w:tc>
        <w:tc>
          <w:tcPr>
            <w:tcW w:w="1418" w:type="dxa"/>
            <w:noWrap/>
            <w:hideMark/>
          </w:tcPr>
          <w:p w14:paraId="47E2596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0.033</w:t>
            </w:r>
          </w:p>
        </w:tc>
        <w:tc>
          <w:tcPr>
            <w:tcW w:w="1559" w:type="dxa"/>
            <w:noWrap/>
            <w:hideMark/>
          </w:tcPr>
          <w:p w14:paraId="518D266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0.925528</w:t>
            </w:r>
          </w:p>
        </w:tc>
      </w:tr>
      <w:tr w:rsidR="00DE696D" w:rsidRPr="00DE696D" w14:paraId="346F66ED" w14:textId="77777777" w:rsidTr="00DE696D">
        <w:trPr>
          <w:trHeight w:val="300"/>
        </w:trPr>
        <w:tc>
          <w:tcPr>
            <w:tcW w:w="3397" w:type="dxa"/>
            <w:noWrap/>
            <w:hideMark/>
          </w:tcPr>
          <w:p w14:paraId="3D171C08"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Right-choroid-plexus (Vol)</w:t>
            </w:r>
          </w:p>
        </w:tc>
        <w:tc>
          <w:tcPr>
            <w:tcW w:w="1560" w:type="dxa"/>
            <w:noWrap/>
            <w:hideMark/>
          </w:tcPr>
          <w:p w14:paraId="516FD11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0.1853</w:t>
            </w:r>
          </w:p>
        </w:tc>
        <w:tc>
          <w:tcPr>
            <w:tcW w:w="1275" w:type="dxa"/>
            <w:noWrap/>
            <w:hideMark/>
          </w:tcPr>
          <w:p w14:paraId="49B5F56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0.85409</w:t>
            </w:r>
          </w:p>
        </w:tc>
        <w:tc>
          <w:tcPr>
            <w:tcW w:w="1418" w:type="dxa"/>
            <w:noWrap/>
            <w:hideMark/>
          </w:tcPr>
          <w:p w14:paraId="6494BFF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0.032</w:t>
            </w:r>
          </w:p>
        </w:tc>
        <w:tc>
          <w:tcPr>
            <w:tcW w:w="1559" w:type="dxa"/>
            <w:noWrap/>
            <w:hideMark/>
          </w:tcPr>
          <w:p w14:paraId="39956C7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0.926558</w:t>
            </w:r>
          </w:p>
        </w:tc>
      </w:tr>
      <w:tr w:rsidR="00DE696D" w:rsidRPr="00DE696D" w14:paraId="23840473" w14:textId="77777777" w:rsidTr="00DE696D">
        <w:trPr>
          <w:trHeight w:val="300"/>
        </w:trPr>
        <w:tc>
          <w:tcPr>
            <w:tcW w:w="3397" w:type="dxa"/>
            <w:noWrap/>
            <w:hideMark/>
          </w:tcPr>
          <w:p w14:paraId="30CC6D70"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lh_S_precentral-sup-part_thickness</w:t>
            </w:r>
          </w:p>
        </w:tc>
        <w:tc>
          <w:tcPr>
            <w:tcW w:w="1560" w:type="dxa"/>
            <w:noWrap/>
            <w:hideMark/>
          </w:tcPr>
          <w:p w14:paraId="77451B57"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-0.1653</w:t>
            </w:r>
          </w:p>
        </w:tc>
        <w:tc>
          <w:tcPr>
            <w:tcW w:w="1275" w:type="dxa"/>
            <w:noWrap/>
            <w:hideMark/>
          </w:tcPr>
          <w:p w14:paraId="3136D10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0.86973</w:t>
            </w:r>
          </w:p>
        </w:tc>
        <w:tc>
          <w:tcPr>
            <w:tcW w:w="1418" w:type="dxa"/>
            <w:noWrap/>
            <w:hideMark/>
          </w:tcPr>
          <w:p w14:paraId="1EFD5C6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-0.028</w:t>
            </w:r>
          </w:p>
        </w:tc>
        <w:tc>
          <w:tcPr>
            <w:tcW w:w="1559" w:type="dxa"/>
            <w:noWrap/>
            <w:hideMark/>
          </w:tcPr>
          <w:p w14:paraId="78CE75A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0.933319</w:t>
            </w:r>
          </w:p>
        </w:tc>
      </w:tr>
      <w:tr w:rsidR="00DE696D" w:rsidRPr="00DE696D" w14:paraId="33209334" w14:textId="77777777" w:rsidTr="00DE696D">
        <w:trPr>
          <w:trHeight w:val="300"/>
        </w:trPr>
        <w:tc>
          <w:tcPr>
            <w:tcW w:w="3397" w:type="dxa"/>
            <w:noWrap/>
            <w:hideMark/>
          </w:tcPr>
          <w:p w14:paraId="1AAB6A99"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lh_G_cingul-Post-dorsal_thickness</w:t>
            </w:r>
          </w:p>
        </w:tc>
        <w:tc>
          <w:tcPr>
            <w:tcW w:w="1560" w:type="dxa"/>
            <w:noWrap/>
            <w:hideMark/>
          </w:tcPr>
          <w:p w14:paraId="5EDAA7B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0.164</w:t>
            </w:r>
          </w:p>
        </w:tc>
        <w:tc>
          <w:tcPr>
            <w:tcW w:w="1275" w:type="dxa"/>
            <w:noWrap/>
            <w:hideMark/>
          </w:tcPr>
          <w:p w14:paraId="0561EFE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0.87075</w:t>
            </w:r>
          </w:p>
        </w:tc>
        <w:tc>
          <w:tcPr>
            <w:tcW w:w="1418" w:type="dxa"/>
            <w:noWrap/>
            <w:hideMark/>
          </w:tcPr>
          <w:p w14:paraId="193E310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0.028</w:t>
            </w:r>
          </w:p>
        </w:tc>
        <w:tc>
          <w:tcPr>
            <w:tcW w:w="1559" w:type="dxa"/>
            <w:noWrap/>
            <w:hideMark/>
          </w:tcPr>
          <w:p w14:paraId="01EB18B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0.933319</w:t>
            </w:r>
          </w:p>
        </w:tc>
      </w:tr>
      <w:tr w:rsidR="00DE696D" w:rsidRPr="00DE696D" w14:paraId="1F2EF5B3" w14:textId="77777777" w:rsidTr="00DE696D">
        <w:trPr>
          <w:trHeight w:val="300"/>
        </w:trPr>
        <w:tc>
          <w:tcPr>
            <w:tcW w:w="3397" w:type="dxa"/>
            <w:noWrap/>
            <w:hideMark/>
          </w:tcPr>
          <w:p w14:paraId="03BC007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rh_G_parietal_sup_thickness</w:t>
            </w:r>
          </w:p>
        </w:tc>
        <w:tc>
          <w:tcPr>
            <w:tcW w:w="1560" w:type="dxa"/>
            <w:noWrap/>
            <w:hideMark/>
          </w:tcPr>
          <w:p w14:paraId="10DE8C4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-0.1479</w:t>
            </w:r>
          </w:p>
        </w:tc>
        <w:tc>
          <w:tcPr>
            <w:tcW w:w="1275" w:type="dxa"/>
            <w:noWrap/>
            <w:hideMark/>
          </w:tcPr>
          <w:p w14:paraId="44B81C4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0.88336</w:t>
            </w:r>
          </w:p>
        </w:tc>
        <w:tc>
          <w:tcPr>
            <w:tcW w:w="1418" w:type="dxa"/>
            <w:noWrap/>
            <w:hideMark/>
          </w:tcPr>
          <w:p w14:paraId="6621377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-0.025</w:t>
            </w:r>
          </w:p>
        </w:tc>
        <w:tc>
          <w:tcPr>
            <w:tcW w:w="1559" w:type="dxa"/>
            <w:noWrap/>
            <w:hideMark/>
          </w:tcPr>
          <w:p w14:paraId="2358C29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0.941051</w:t>
            </w:r>
          </w:p>
        </w:tc>
      </w:tr>
      <w:tr w:rsidR="00DE696D" w:rsidRPr="00DE696D" w14:paraId="5EB20312" w14:textId="77777777" w:rsidTr="00DE696D">
        <w:trPr>
          <w:trHeight w:val="300"/>
        </w:trPr>
        <w:tc>
          <w:tcPr>
            <w:tcW w:w="3397" w:type="dxa"/>
            <w:noWrap/>
            <w:hideMark/>
          </w:tcPr>
          <w:p w14:paraId="6794A6BF"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Right-Caudate (Vol)</w:t>
            </w:r>
          </w:p>
        </w:tc>
        <w:tc>
          <w:tcPr>
            <w:tcW w:w="1560" w:type="dxa"/>
            <w:noWrap/>
            <w:hideMark/>
          </w:tcPr>
          <w:p w14:paraId="00924DA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-0.1307</w:t>
            </w:r>
          </w:p>
        </w:tc>
        <w:tc>
          <w:tcPr>
            <w:tcW w:w="1275" w:type="dxa"/>
            <w:noWrap/>
            <w:hideMark/>
          </w:tcPr>
          <w:p w14:paraId="07BAA6E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0.8968</w:t>
            </w:r>
          </w:p>
        </w:tc>
        <w:tc>
          <w:tcPr>
            <w:tcW w:w="1418" w:type="dxa"/>
            <w:noWrap/>
            <w:hideMark/>
          </w:tcPr>
          <w:p w14:paraId="1EA11F6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-0.022</w:t>
            </w:r>
          </w:p>
        </w:tc>
        <w:tc>
          <w:tcPr>
            <w:tcW w:w="1559" w:type="dxa"/>
            <w:noWrap/>
            <w:hideMark/>
          </w:tcPr>
          <w:p w14:paraId="263F1FC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0.941051</w:t>
            </w:r>
          </w:p>
        </w:tc>
      </w:tr>
      <w:tr w:rsidR="00DE696D" w:rsidRPr="00DE696D" w14:paraId="69D871CE" w14:textId="77777777" w:rsidTr="00DE696D">
        <w:trPr>
          <w:trHeight w:val="300"/>
        </w:trPr>
        <w:tc>
          <w:tcPr>
            <w:tcW w:w="3397" w:type="dxa"/>
            <w:noWrap/>
            <w:hideMark/>
          </w:tcPr>
          <w:p w14:paraId="6E2CA47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lh_G_pariet_inf-Supramar_thickness</w:t>
            </w:r>
          </w:p>
        </w:tc>
        <w:tc>
          <w:tcPr>
            <w:tcW w:w="1560" w:type="dxa"/>
            <w:noWrap/>
            <w:hideMark/>
          </w:tcPr>
          <w:p w14:paraId="389BD440"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-0.1263</w:t>
            </w:r>
          </w:p>
        </w:tc>
        <w:tc>
          <w:tcPr>
            <w:tcW w:w="1275" w:type="dxa"/>
            <w:noWrap/>
            <w:hideMark/>
          </w:tcPr>
          <w:p w14:paraId="4D2A7CB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0.90024</w:t>
            </w:r>
          </w:p>
        </w:tc>
        <w:tc>
          <w:tcPr>
            <w:tcW w:w="1418" w:type="dxa"/>
            <w:noWrap/>
            <w:hideMark/>
          </w:tcPr>
          <w:p w14:paraId="71FFF7D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-0.022</w:t>
            </w:r>
          </w:p>
        </w:tc>
        <w:tc>
          <w:tcPr>
            <w:tcW w:w="1559" w:type="dxa"/>
            <w:noWrap/>
            <w:hideMark/>
          </w:tcPr>
          <w:p w14:paraId="03D3A7C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0.941051</w:t>
            </w:r>
          </w:p>
        </w:tc>
      </w:tr>
      <w:tr w:rsidR="00DE696D" w:rsidRPr="00DE696D" w14:paraId="529FD0D5" w14:textId="77777777" w:rsidTr="00DE696D">
        <w:trPr>
          <w:trHeight w:val="300"/>
        </w:trPr>
        <w:tc>
          <w:tcPr>
            <w:tcW w:w="3397" w:type="dxa"/>
            <w:noWrap/>
            <w:hideMark/>
          </w:tcPr>
          <w:p w14:paraId="2F92D6FC"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rh_G_front_inf-Triangul_thickness</w:t>
            </w:r>
          </w:p>
        </w:tc>
        <w:tc>
          <w:tcPr>
            <w:tcW w:w="1560" w:type="dxa"/>
            <w:noWrap/>
            <w:hideMark/>
          </w:tcPr>
          <w:p w14:paraId="71ED9ED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-0.1212</w:t>
            </w:r>
          </w:p>
        </w:tc>
        <w:tc>
          <w:tcPr>
            <w:tcW w:w="1275" w:type="dxa"/>
            <w:noWrap/>
            <w:hideMark/>
          </w:tcPr>
          <w:p w14:paraId="43F2A22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0.90425</w:t>
            </w:r>
          </w:p>
        </w:tc>
        <w:tc>
          <w:tcPr>
            <w:tcW w:w="1418" w:type="dxa"/>
            <w:noWrap/>
            <w:hideMark/>
          </w:tcPr>
          <w:p w14:paraId="4E44618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-0.021</w:t>
            </w:r>
          </w:p>
        </w:tc>
        <w:tc>
          <w:tcPr>
            <w:tcW w:w="1559" w:type="dxa"/>
            <w:noWrap/>
            <w:hideMark/>
          </w:tcPr>
          <w:p w14:paraId="305F49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0.941051</w:t>
            </w:r>
          </w:p>
        </w:tc>
      </w:tr>
      <w:tr w:rsidR="00DE696D" w:rsidRPr="00DE696D" w14:paraId="0D12812A" w14:textId="77777777" w:rsidTr="00DE696D">
        <w:trPr>
          <w:trHeight w:val="300"/>
        </w:trPr>
        <w:tc>
          <w:tcPr>
            <w:tcW w:w="3397" w:type="dxa"/>
            <w:noWrap/>
            <w:hideMark/>
          </w:tcPr>
          <w:p w14:paraId="581B698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rh_G_precuneus_thickness</w:t>
            </w:r>
          </w:p>
        </w:tc>
        <w:tc>
          <w:tcPr>
            <w:tcW w:w="1560" w:type="dxa"/>
            <w:noWrap/>
            <w:hideMark/>
          </w:tcPr>
          <w:p w14:paraId="443A8CA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0.1342</w:t>
            </w:r>
          </w:p>
        </w:tc>
        <w:tc>
          <w:tcPr>
            <w:tcW w:w="1275" w:type="dxa"/>
            <w:noWrap/>
            <w:hideMark/>
          </w:tcPr>
          <w:p w14:paraId="1532666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0.89406</w:t>
            </w:r>
          </w:p>
        </w:tc>
        <w:tc>
          <w:tcPr>
            <w:tcW w:w="1418" w:type="dxa"/>
            <w:noWrap/>
            <w:hideMark/>
          </w:tcPr>
          <w:p w14:paraId="498FCD7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0.023</w:t>
            </w:r>
          </w:p>
        </w:tc>
        <w:tc>
          <w:tcPr>
            <w:tcW w:w="1559" w:type="dxa"/>
            <w:noWrap/>
            <w:hideMark/>
          </w:tcPr>
          <w:p w14:paraId="2CCB449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0.941051</w:t>
            </w:r>
          </w:p>
        </w:tc>
      </w:tr>
      <w:tr w:rsidR="00DE696D" w:rsidRPr="00DE696D" w14:paraId="37F46CFC" w14:textId="77777777" w:rsidTr="00DE696D">
        <w:trPr>
          <w:trHeight w:val="300"/>
        </w:trPr>
        <w:tc>
          <w:tcPr>
            <w:tcW w:w="3397" w:type="dxa"/>
            <w:noWrap/>
            <w:hideMark/>
          </w:tcPr>
          <w:p w14:paraId="19F1DFDB"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rh_Lat_Fis-ant-Horizont_thickness</w:t>
            </w:r>
          </w:p>
        </w:tc>
        <w:tc>
          <w:tcPr>
            <w:tcW w:w="1560" w:type="dxa"/>
            <w:noWrap/>
            <w:hideMark/>
          </w:tcPr>
          <w:p w14:paraId="6CEAA16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-0.1034</w:t>
            </w:r>
          </w:p>
        </w:tc>
        <w:tc>
          <w:tcPr>
            <w:tcW w:w="1275" w:type="dxa"/>
            <w:noWrap/>
            <w:hideMark/>
          </w:tcPr>
          <w:p w14:paraId="003F9C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0.91831</w:t>
            </w:r>
          </w:p>
        </w:tc>
        <w:tc>
          <w:tcPr>
            <w:tcW w:w="1418" w:type="dxa"/>
            <w:noWrap/>
            <w:hideMark/>
          </w:tcPr>
          <w:p w14:paraId="2362D1E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-0.018</w:t>
            </w:r>
          </w:p>
        </w:tc>
        <w:tc>
          <w:tcPr>
            <w:tcW w:w="1559" w:type="dxa"/>
            <w:noWrap/>
            <w:hideMark/>
          </w:tcPr>
          <w:p w14:paraId="211B861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0.950017</w:t>
            </w:r>
          </w:p>
        </w:tc>
      </w:tr>
      <w:tr w:rsidR="00DE696D" w:rsidRPr="00DE696D" w14:paraId="4EE68024" w14:textId="77777777" w:rsidTr="00DE696D">
        <w:trPr>
          <w:trHeight w:val="300"/>
        </w:trPr>
        <w:tc>
          <w:tcPr>
            <w:tcW w:w="3397" w:type="dxa"/>
            <w:noWrap/>
            <w:hideMark/>
          </w:tcPr>
          <w:p w14:paraId="3705DBB6"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rh_S_suborbital_thickness</w:t>
            </w:r>
          </w:p>
        </w:tc>
        <w:tc>
          <w:tcPr>
            <w:tcW w:w="1560" w:type="dxa"/>
            <w:noWrap/>
            <w:hideMark/>
          </w:tcPr>
          <w:p w14:paraId="31F688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-0.0968</w:t>
            </w:r>
          </w:p>
        </w:tc>
        <w:tc>
          <w:tcPr>
            <w:tcW w:w="1275" w:type="dxa"/>
            <w:noWrap/>
            <w:hideMark/>
          </w:tcPr>
          <w:p w14:paraId="59EBB1F6"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0.92348</w:t>
            </w:r>
          </w:p>
        </w:tc>
        <w:tc>
          <w:tcPr>
            <w:tcW w:w="1418" w:type="dxa"/>
            <w:noWrap/>
            <w:hideMark/>
          </w:tcPr>
          <w:p w14:paraId="421703C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-0.017</w:t>
            </w:r>
          </w:p>
        </w:tc>
        <w:tc>
          <w:tcPr>
            <w:tcW w:w="1559" w:type="dxa"/>
            <w:noWrap/>
            <w:hideMark/>
          </w:tcPr>
          <w:p w14:paraId="07F7F7B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0.950017</w:t>
            </w:r>
          </w:p>
        </w:tc>
      </w:tr>
      <w:tr w:rsidR="00DE696D" w:rsidRPr="00DE696D" w14:paraId="10BC8073" w14:textId="77777777" w:rsidTr="00DE696D">
        <w:trPr>
          <w:trHeight w:val="300"/>
        </w:trPr>
        <w:tc>
          <w:tcPr>
            <w:tcW w:w="3397" w:type="dxa"/>
            <w:noWrap/>
            <w:hideMark/>
          </w:tcPr>
          <w:p w14:paraId="7BCED76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rh_G_front_inf-Orbital_thickness</w:t>
            </w:r>
          </w:p>
        </w:tc>
        <w:tc>
          <w:tcPr>
            <w:tcW w:w="1560" w:type="dxa"/>
            <w:noWrap/>
            <w:hideMark/>
          </w:tcPr>
          <w:p w14:paraId="5C8CE05D"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-0.0821</w:t>
            </w:r>
          </w:p>
        </w:tc>
        <w:tc>
          <w:tcPr>
            <w:tcW w:w="1275" w:type="dxa"/>
            <w:noWrap/>
            <w:hideMark/>
          </w:tcPr>
          <w:p w14:paraId="23883D1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0.93505</w:t>
            </w:r>
          </w:p>
        </w:tc>
        <w:tc>
          <w:tcPr>
            <w:tcW w:w="1418" w:type="dxa"/>
            <w:noWrap/>
            <w:hideMark/>
          </w:tcPr>
          <w:p w14:paraId="3C9D0F2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-0.014</w:t>
            </w:r>
          </w:p>
        </w:tc>
        <w:tc>
          <w:tcPr>
            <w:tcW w:w="1559" w:type="dxa"/>
            <w:noWrap/>
            <w:hideMark/>
          </w:tcPr>
          <w:p w14:paraId="705BE71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0.956423</w:t>
            </w:r>
          </w:p>
        </w:tc>
      </w:tr>
      <w:tr w:rsidR="00DE696D" w:rsidRPr="00DE696D" w14:paraId="2B33B7DC" w14:textId="77777777" w:rsidTr="00DE696D">
        <w:trPr>
          <w:trHeight w:val="300"/>
        </w:trPr>
        <w:tc>
          <w:tcPr>
            <w:tcW w:w="3397" w:type="dxa"/>
            <w:noWrap/>
            <w:hideMark/>
          </w:tcPr>
          <w:p w14:paraId="2A98664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rh_S_precentral-inf-part_thickness</w:t>
            </w:r>
          </w:p>
        </w:tc>
        <w:tc>
          <w:tcPr>
            <w:tcW w:w="1560" w:type="dxa"/>
            <w:noWrap/>
            <w:hideMark/>
          </w:tcPr>
          <w:p w14:paraId="74DF978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-0.0459</w:t>
            </w:r>
          </w:p>
        </w:tc>
        <w:tc>
          <w:tcPr>
            <w:tcW w:w="1275" w:type="dxa"/>
            <w:noWrap/>
            <w:hideMark/>
          </w:tcPr>
          <w:p w14:paraId="40C5557C"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0.96366</w:t>
            </w:r>
          </w:p>
        </w:tc>
        <w:tc>
          <w:tcPr>
            <w:tcW w:w="1418" w:type="dxa"/>
            <w:noWrap/>
            <w:hideMark/>
          </w:tcPr>
          <w:p w14:paraId="6D6D537B"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-0.008</w:t>
            </w:r>
          </w:p>
        </w:tc>
        <w:tc>
          <w:tcPr>
            <w:tcW w:w="1559" w:type="dxa"/>
            <w:noWrap/>
            <w:hideMark/>
          </w:tcPr>
          <w:p w14:paraId="162882E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0.980086</w:t>
            </w:r>
          </w:p>
        </w:tc>
      </w:tr>
      <w:tr w:rsidR="00DE696D" w:rsidRPr="00DE696D" w14:paraId="571C7B24" w14:textId="77777777" w:rsidTr="00DE696D">
        <w:trPr>
          <w:trHeight w:val="300"/>
        </w:trPr>
        <w:tc>
          <w:tcPr>
            <w:tcW w:w="3397" w:type="dxa"/>
            <w:noWrap/>
            <w:hideMark/>
          </w:tcPr>
          <w:p w14:paraId="7A212CC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rh_G_temporal_middle_thickness</w:t>
            </w:r>
          </w:p>
        </w:tc>
        <w:tc>
          <w:tcPr>
            <w:tcW w:w="1560" w:type="dxa"/>
            <w:noWrap/>
            <w:hideMark/>
          </w:tcPr>
          <w:p w14:paraId="253E2CB3"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-0.0186</w:t>
            </w:r>
          </w:p>
        </w:tc>
        <w:tc>
          <w:tcPr>
            <w:tcW w:w="1275" w:type="dxa"/>
            <w:noWrap/>
            <w:hideMark/>
          </w:tcPr>
          <w:p w14:paraId="5D459E3A"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0.98526</w:t>
            </w:r>
          </w:p>
        </w:tc>
        <w:tc>
          <w:tcPr>
            <w:tcW w:w="1418" w:type="dxa"/>
            <w:noWrap/>
            <w:hideMark/>
          </w:tcPr>
          <w:p w14:paraId="52D3F0A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-0.003</w:t>
            </w:r>
          </w:p>
        </w:tc>
        <w:tc>
          <w:tcPr>
            <w:tcW w:w="1559" w:type="dxa"/>
            <w:noWrap/>
            <w:hideMark/>
          </w:tcPr>
          <w:p w14:paraId="27C54CB5"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0.99134</w:t>
            </w:r>
          </w:p>
        </w:tc>
      </w:tr>
      <w:tr w:rsidR="00DE696D" w:rsidRPr="00DE696D" w14:paraId="26FC3A63" w14:textId="77777777" w:rsidTr="00DE696D">
        <w:trPr>
          <w:trHeight w:val="300"/>
        </w:trPr>
        <w:tc>
          <w:tcPr>
            <w:tcW w:w="3397" w:type="dxa"/>
            <w:noWrap/>
            <w:hideMark/>
          </w:tcPr>
          <w:p w14:paraId="7AAD078A"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rh_G_pariet_inf-Angular_thickness</w:t>
            </w:r>
          </w:p>
        </w:tc>
        <w:tc>
          <w:tcPr>
            <w:tcW w:w="1560" w:type="dxa"/>
            <w:noWrap/>
            <w:hideMark/>
          </w:tcPr>
          <w:p w14:paraId="5A119E89"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0.0139</w:t>
            </w:r>
          </w:p>
        </w:tc>
        <w:tc>
          <w:tcPr>
            <w:tcW w:w="1275" w:type="dxa"/>
            <w:noWrap/>
            <w:hideMark/>
          </w:tcPr>
          <w:p w14:paraId="70FBD0BF"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0.98899</w:t>
            </w:r>
          </w:p>
        </w:tc>
        <w:tc>
          <w:tcPr>
            <w:tcW w:w="1418" w:type="dxa"/>
            <w:noWrap/>
            <w:hideMark/>
          </w:tcPr>
          <w:p w14:paraId="07842D9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0.002</w:t>
            </w:r>
          </w:p>
        </w:tc>
        <w:tc>
          <w:tcPr>
            <w:tcW w:w="1559" w:type="dxa"/>
            <w:noWrap/>
            <w:hideMark/>
          </w:tcPr>
          <w:p w14:paraId="74D4E904"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0.99134</w:t>
            </w:r>
          </w:p>
        </w:tc>
      </w:tr>
      <w:tr w:rsidR="00DE696D" w:rsidRPr="00DE696D" w14:paraId="7B44C1AD" w14:textId="77777777" w:rsidTr="00DE696D">
        <w:trPr>
          <w:trHeight w:val="300"/>
        </w:trPr>
        <w:tc>
          <w:tcPr>
            <w:tcW w:w="3397" w:type="dxa"/>
            <w:noWrap/>
            <w:hideMark/>
          </w:tcPr>
          <w:p w14:paraId="3558AC13" w14:textId="77777777" w:rsidR="00DE696D" w:rsidRPr="00474F98" w:rsidRDefault="00DE696D" w:rsidP="00DE696D">
            <w:pPr>
              <w:spacing w:line="240" w:lineRule="auto"/>
              <w:jc w:val="left"/>
              <w:rPr>
                <w:color w:val="000000"/>
                <w:sz w:val="21"/>
                <w:szCs w:val="21"/>
                <w:lang w:val="de-CH"/>
              </w:rPr>
            </w:pPr>
            <w:r w:rsidRPr="00474F98">
              <w:rPr>
                <w:color w:val="000000"/>
                <w:sz w:val="21"/>
                <w:szCs w:val="21"/>
                <w:lang w:val="de-CH"/>
              </w:rPr>
              <w:t>rh_G_rectus_thickness</w:t>
            </w:r>
          </w:p>
        </w:tc>
        <w:tc>
          <w:tcPr>
            <w:tcW w:w="1560" w:type="dxa"/>
            <w:noWrap/>
            <w:hideMark/>
          </w:tcPr>
          <w:p w14:paraId="60A919D2"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0.0109</w:t>
            </w:r>
          </w:p>
        </w:tc>
        <w:tc>
          <w:tcPr>
            <w:tcW w:w="1275" w:type="dxa"/>
            <w:noWrap/>
            <w:hideMark/>
          </w:tcPr>
          <w:p w14:paraId="525070DE"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0.99134</w:t>
            </w:r>
          </w:p>
        </w:tc>
        <w:tc>
          <w:tcPr>
            <w:tcW w:w="1418" w:type="dxa"/>
            <w:noWrap/>
            <w:hideMark/>
          </w:tcPr>
          <w:p w14:paraId="7306DDD8"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0.002</w:t>
            </w:r>
          </w:p>
        </w:tc>
        <w:tc>
          <w:tcPr>
            <w:tcW w:w="1559" w:type="dxa"/>
            <w:noWrap/>
            <w:hideMark/>
          </w:tcPr>
          <w:p w14:paraId="6979A891" w14:textId="77777777" w:rsidR="00DE696D" w:rsidRPr="00474F98" w:rsidRDefault="00DE696D" w:rsidP="00474F98">
            <w:pPr>
              <w:spacing w:line="240" w:lineRule="auto"/>
              <w:jc w:val="center"/>
              <w:rPr>
                <w:color w:val="000000"/>
                <w:sz w:val="21"/>
                <w:szCs w:val="21"/>
                <w:lang w:val="de-CH"/>
              </w:rPr>
            </w:pPr>
            <w:r w:rsidRPr="00474F98">
              <w:rPr>
                <w:color w:val="000000"/>
                <w:sz w:val="21"/>
                <w:szCs w:val="21"/>
                <w:lang w:val="de-CH"/>
              </w:rPr>
              <w:t>0.99134</w:t>
            </w:r>
          </w:p>
        </w:tc>
      </w:tr>
    </w:tbl>
    <w:p w14:paraId="4D53DAAF" w14:textId="6D065963" w:rsidR="00DE696D" w:rsidRDefault="00C54DB9" w:rsidP="00C54DB9">
      <w:pPr>
        <w:pStyle w:val="berschrift2"/>
      </w:pPr>
      <w:r>
        <w:lastRenderedPageBreak/>
        <w:t xml:space="preserve">Subgroup comparison </w:t>
      </w:r>
    </w:p>
    <w:p w14:paraId="45407267" w14:textId="70E156A4" w:rsidR="00C54DB9" w:rsidRDefault="00A10603" w:rsidP="00C54DB9">
      <w:pPr>
        <w:pStyle w:val="berschrift3"/>
      </w:pPr>
      <w:r>
        <w:t xml:space="preserve">S2: </w:t>
      </w:r>
      <w:r w:rsidR="00C54DB9">
        <w:t xml:space="preserve">SCI-NP: Deviation from normative structure </w:t>
      </w:r>
    </w:p>
    <w:p w14:paraId="5441CE9C" w14:textId="22E04AC0" w:rsidR="00C54DB9" w:rsidRPr="00C54DB9" w:rsidRDefault="00A10603" w:rsidP="00A10603">
      <w:r>
        <w:t>One-sample</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t</w:t>
      </w:r>
      <w:r>
        <w:t xml:space="preserve">-tests were performed within the SCI-NP subgroup to assess whether residuals for each brain feature significantly deviated from </w:t>
      </w:r>
      <w:r w:rsidR="00983366">
        <w:t>normative model</w:t>
      </w:r>
      <w:r>
        <w:t xml:space="preserve">. The table includes </w:t>
      </w:r>
      <w:r w:rsidR="00474F98">
        <w:t>brain features name</w:t>
      </w:r>
      <w:r>
        <w:t>, test statistics, uncorrected</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p</w:t>
      </w:r>
      <w:r>
        <w:t>-values and Cohen’s</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 xml:space="preserve">d </w:t>
      </w:r>
      <w:r>
        <w:t>effect sizes.</w:t>
      </w:r>
    </w:p>
    <w:tbl>
      <w:tblPr>
        <w:tblStyle w:val="Tabellenraster"/>
        <w:tblW w:w="9209" w:type="dxa"/>
        <w:tblLook w:val="04A0" w:firstRow="1" w:lastRow="0" w:firstColumn="1" w:lastColumn="0" w:noHBand="0" w:noVBand="1"/>
      </w:tblPr>
      <w:tblGrid>
        <w:gridCol w:w="3580"/>
        <w:gridCol w:w="1802"/>
        <w:gridCol w:w="1701"/>
        <w:gridCol w:w="2126"/>
      </w:tblGrid>
      <w:tr w:rsidR="00C54DB9" w:rsidRPr="00C54DB9" w14:paraId="6682119F" w14:textId="77777777" w:rsidTr="00C54DB9">
        <w:trPr>
          <w:trHeight w:val="300"/>
        </w:trPr>
        <w:tc>
          <w:tcPr>
            <w:tcW w:w="3580" w:type="dxa"/>
            <w:noWrap/>
            <w:hideMark/>
          </w:tcPr>
          <w:p w14:paraId="27387F0F" w14:textId="3067E89B" w:rsidR="00C54DB9" w:rsidRPr="00C54DB9" w:rsidRDefault="00474F98" w:rsidP="00C54DB9">
            <w:pPr>
              <w:spacing w:line="240" w:lineRule="auto"/>
              <w:jc w:val="center"/>
              <w:rPr>
                <w:rFonts w:ascii="Calibri" w:hAnsi="Calibri" w:cs="Calibri"/>
                <w:b/>
                <w:bCs/>
                <w:sz w:val="18"/>
                <w:szCs w:val="18"/>
                <w:lang w:val="de-CH"/>
              </w:rPr>
            </w:pPr>
            <w:r>
              <w:rPr>
                <w:rFonts w:ascii="Calibri" w:hAnsi="Calibri" w:cs="Calibri"/>
                <w:b/>
                <w:bCs/>
                <w:sz w:val="18"/>
                <w:szCs w:val="18"/>
                <w:lang w:val="de-CH"/>
              </w:rPr>
              <w:t>Brain feature</w:t>
            </w:r>
            <w:r w:rsidR="00F94C82">
              <w:rPr>
                <w:rFonts w:ascii="Calibri" w:hAnsi="Calibri" w:cs="Calibri"/>
                <w:b/>
                <w:bCs/>
                <w:sz w:val="18"/>
                <w:szCs w:val="18"/>
                <w:lang w:val="de-CH"/>
              </w:rPr>
              <w:t>s</w:t>
            </w:r>
          </w:p>
        </w:tc>
        <w:tc>
          <w:tcPr>
            <w:tcW w:w="1802" w:type="dxa"/>
            <w:noWrap/>
            <w:hideMark/>
          </w:tcPr>
          <w:p w14:paraId="4FF85618" w14:textId="52FA9841" w:rsidR="00C54DB9" w:rsidRPr="00C54DB9" w:rsidRDefault="00C54DB9" w:rsidP="00C54DB9">
            <w:pPr>
              <w:spacing w:line="240" w:lineRule="auto"/>
              <w:jc w:val="center"/>
              <w:rPr>
                <w:rFonts w:ascii="Calibri" w:hAnsi="Calibri" w:cs="Calibri"/>
                <w:b/>
                <w:bCs/>
                <w:sz w:val="18"/>
                <w:szCs w:val="18"/>
                <w:lang w:val="de-CH"/>
              </w:rPr>
            </w:pPr>
            <w:r>
              <w:rPr>
                <w:rFonts w:ascii="Calibri" w:hAnsi="Calibri" w:cs="Calibri"/>
                <w:b/>
                <w:bCs/>
                <w:sz w:val="18"/>
                <w:szCs w:val="18"/>
              </w:rPr>
              <w:t>T- value</w:t>
            </w:r>
          </w:p>
        </w:tc>
        <w:tc>
          <w:tcPr>
            <w:tcW w:w="1701" w:type="dxa"/>
            <w:noWrap/>
            <w:hideMark/>
          </w:tcPr>
          <w:p w14:paraId="050BC10C" w14:textId="77777777" w:rsidR="00C54DB9" w:rsidRPr="00C54DB9" w:rsidRDefault="00C54DB9" w:rsidP="00C54DB9">
            <w:pPr>
              <w:spacing w:line="240" w:lineRule="auto"/>
              <w:jc w:val="center"/>
              <w:rPr>
                <w:rFonts w:ascii="Calibri" w:hAnsi="Calibri" w:cs="Calibri"/>
                <w:b/>
                <w:bCs/>
                <w:sz w:val="18"/>
                <w:szCs w:val="18"/>
                <w:lang w:val="de-CH"/>
              </w:rPr>
            </w:pPr>
            <w:r w:rsidRPr="00C54DB9">
              <w:rPr>
                <w:rFonts w:ascii="Calibri" w:hAnsi="Calibri" w:cs="Calibri"/>
                <w:b/>
                <w:bCs/>
                <w:sz w:val="18"/>
                <w:szCs w:val="18"/>
                <w:lang w:val="de-CH"/>
              </w:rPr>
              <w:t>p-value</w:t>
            </w:r>
          </w:p>
        </w:tc>
        <w:tc>
          <w:tcPr>
            <w:tcW w:w="2126" w:type="dxa"/>
            <w:noWrap/>
            <w:hideMark/>
          </w:tcPr>
          <w:p w14:paraId="2EF9932C" w14:textId="0E0FB72C" w:rsidR="00C54DB9" w:rsidRPr="00C54DB9" w:rsidRDefault="00C54DB9" w:rsidP="00C54DB9">
            <w:pPr>
              <w:spacing w:line="240" w:lineRule="auto"/>
              <w:jc w:val="center"/>
              <w:rPr>
                <w:rFonts w:ascii="Calibri" w:hAnsi="Calibri" w:cs="Calibri"/>
                <w:b/>
                <w:bCs/>
                <w:sz w:val="18"/>
                <w:szCs w:val="18"/>
                <w:lang w:val="de-CH"/>
              </w:rPr>
            </w:pPr>
            <w:r>
              <w:rPr>
                <w:rFonts w:ascii="Calibri" w:hAnsi="Calibri" w:cs="Calibri"/>
                <w:b/>
                <w:bCs/>
                <w:sz w:val="18"/>
                <w:szCs w:val="18"/>
                <w:lang w:val="de-CH"/>
              </w:rPr>
              <w:t>Cohen’s d</w:t>
            </w:r>
          </w:p>
        </w:tc>
      </w:tr>
      <w:tr w:rsidR="00C54DB9" w:rsidRPr="00C54DB9" w14:paraId="4C579965" w14:textId="77777777" w:rsidTr="00C54DB9">
        <w:trPr>
          <w:trHeight w:val="300"/>
        </w:trPr>
        <w:tc>
          <w:tcPr>
            <w:tcW w:w="3580" w:type="dxa"/>
            <w:noWrap/>
            <w:hideMark/>
          </w:tcPr>
          <w:p w14:paraId="26EAECCF"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TotalGrayVol (Vol)</w:t>
            </w:r>
          </w:p>
        </w:tc>
        <w:tc>
          <w:tcPr>
            <w:tcW w:w="1802" w:type="dxa"/>
            <w:noWrap/>
            <w:hideMark/>
          </w:tcPr>
          <w:p w14:paraId="3EF12B1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-4.563</w:t>
            </w:r>
          </w:p>
        </w:tc>
        <w:tc>
          <w:tcPr>
            <w:tcW w:w="1701" w:type="dxa"/>
            <w:noWrap/>
            <w:hideMark/>
          </w:tcPr>
          <w:p w14:paraId="450EEFD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0.000138</w:t>
            </w:r>
          </w:p>
        </w:tc>
        <w:tc>
          <w:tcPr>
            <w:tcW w:w="2126" w:type="dxa"/>
            <w:noWrap/>
            <w:hideMark/>
          </w:tcPr>
          <w:p w14:paraId="6913E6D1"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-0.931</w:t>
            </w:r>
          </w:p>
        </w:tc>
      </w:tr>
      <w:tr w:rsidR="00C54DB9" w:rsidRPr="00C54DB9" w14:paraId="1A435255" w14:textId="77777777" w:rsidTr="00C54DB9">
        <w:trPr>
          <w:trHeight w:val="300"/>
        </w:trPr>
        <w:tc>
          <w:tcPr>
            <w:tcW w:w="3580" w:type="dxa"/>
            <w:noWrap/>
            <w:hideMark/>
          </w:tcPr>
          <w:p w14:paraId="57A49E7E"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rh_G&amp;S_transv_frontopol_thickness</w:t>
            </w:r>
          </w:p>
        </w:tc>
        <w:tc>
          <w:tcPr>
            <w:tcW w:w="1802" w:type="dxa"/>
            <w:noWrap/>
            <w:hideMark/>
          </w:tcPr>
          <w:p w14:paraId="13EE6191"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-4.552</w:t>
            </w:r>
          </w:p>
        </w:tc>
        <w:tc>
          <w:tcPr>
            <w:tcW w:w="1701" w:type="dxa"/>
            <w:noWrap/>
            <w:hideMark/>
          </w:tcPr>
          <w:p w14:paraId="3B21C6BA"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0.000142</w:t>
            </w:r>
          </w:p>
        </w:tc>
        <w:tc>
          <w:tcPr>
            <w:tcW w:w="2126" w:type="dxa"/>
            <w:noWrap/>
            <w:hideMark/>
          </w:tcPr>
          <w:p w14:paraId="19D19940"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-0.929</w:t>
            </w:r>
          </w:p>
        </w:tc>
      </w:tr>
      <w:tr w:rsidR="00C54DB9" w:rsidRPr="00C54DB9" w14:paraId="1CFD774F" w14:textId="77777777" w:rsidTr="00C54DB9">
        <w:trPr>
          <w:trHeight w:val="300"/>
        </w:trPr>
        <w:tc>
          <w:tcPr>
            <w:tcW w:w="3580" w:type="dxa"/>
            <w:noWrap/>
            <w:hideMark/>
          </w:tcPr>
          <w:p w14:paraId="23BA39C2"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rh_S_oc_sup&amp;transversal_thickness</w:t>
            </w:r>
          </w:p>
        </w:tc>
        <w:tc>
          <w:tcPr>
            <w:tcW w:w="1802" w:type="dxa"/>
            <w:noWrap/>
            <w:hideMark/>
          </w:tcPr>
          <w:p w14:paraId="04B1D50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4.363</w:t>
            </w:r>
          </w:p>
        </w:tc>
        <w:tc>
          <w:tcPr>
            <w:tcW w:w="1701" w:type="dxa"/>
            <w:noWrap/>
            <w:hideMark/>
          </w:tcPr>
          <w:p w14:paraId="3546B800"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0.000228</w:t>
            </w:r>
          </w:p>
        </w:tc>
        <w:tc>
          <w:tcPr>
            <w:tcW w:w="2126" w:type="dxa"/>
            <w:noWrap/>
            <w:hideMark/>
          </w:tcPr>
          <w:p w14:paraId="750DA9E5"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0.891</w:t>
            </w:r>
          </w:p>
        </w:tc>
      </w:tr>
      <w:tr w:rsidR="00C54DB9" w:rsidRPr="00C54DB9" w14:paraId="4D8433BE" w14:textId="77777777" w:rsidTr="00C54DB9">
        <w:trPr>
          <w:trHeight w:val="300"/>
        </w:trPr>
        <w:tc>
          <w:tcPr>
            <w:tcW w:w="3580" w:type="dxa"/>
            <w:noWrap/>
            <w:hideMark/>
          </w:tcPr>
          <w:p w14:paraId="42D6D31D"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rh_S_oc-temp_med&amp;Lingual_thickness</w:t>
            </w:r>
          </w:p>
        </w:tc>
        <w:tc>
          <w:tcPr>
            <w:tcW w:w="1802" w:type="dxa"/>
            <w:noWrap/>
            <w:hideMark/>
          </w:tcPr>
          <w:p w14:paraId="5FFCDE11"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4.133</w:t>
            </w:r>
          </w:p>
        </w:tc>
        <w:tc>
          <w:tcPr>
            <w:tcW w:w="1701" w:type="dxa"/>
            <w:noWrap/>
            <w:hideMark/>
          </w:tcPr>
          <w:p w14:paraId="02E0285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0.000404</w:t>
            </w:r>
          </w:p>
        </w:tc>
        <w:tc>
          <w:tcPr>
            <w:tcW w:w="2126" w:type="dxa"/>
            <w:noWrap/>
            <w:hideMark/>
          </w:tcPr>
          <w:p w14:paraId="6C78563D"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0.844</w:t>
            </w:r>
          </w:p>
        </w:tc>
      </w:tr>
      <w:tr w:rsidR="00C54DB9" w:rsidRPr="00C54DB9" w14:paraId="1EF5C436" w14:textId="77777777" w:rsidTr="00C54DB9">
        <w:trPr>
          <w:trHeight w:val="300"/>
        </w:trPr>
        <w:tc>
          <w:tcPr>
            <w:tcW w:w="3580" w:type="dxa"/>
            <w:noWrap/>
            <w:hideMark/>
          </w:tcPr>
          <w:p w14:paraId="63C1CBC6"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Left-Pallidum (Vol)</w:t>
            </w:r>
          </w:p>
        </w:tc>
        <w:tc>
          <w:tcPr>
            <w:tcW w:w="1802" w:type="dxa"/>
            <w:noWrap/>
            <w:hideMark/>
          </w:tcPr>
          <w:p w14:paraId="1440EDC1"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-3.954</w:t>
            </w:r>
          </w:p>
        </w:tc>
        <w:tc>
          <w:tcPr>
            <w:tcW w:w="1701" w:type="dxa"/>
            <w:noWrap/>
            <w:hideMark/>
          </w:tcPr>
          <w:p w14:paraId="19EDD03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0.000631</w:t>
            </w:r>
          </w:p>
        </w:tc>
        <w:tc>
          <w:tcPr>
            <w:tcW w:w="2126" w:type="dxa"/>
            <w:noWrap/>
            <w:hideMark/>
          </w:tcPr>
          <w:p w14:paraId="5358C1CA"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-0.807</w:t>
            </w:r>
          </w:p>
        </w:tc>
      </w:tr>
      <w:tr w:rsidR="00C54DB9" w:rsidRPr="00C54DB9" w14:paraId="257D42A2" w14:textId="77777777" w:rsidTr="00C54DB9">
        <w:trPr>
          <w:trHeight w:val="300"/>
        </w:trPr>
        <w:tc>
          <w:tcPr>
            <w:tcW w:w="3580" w:type="dxa"/>
            <w:noWrap/>
            <w:hideMark/>
          </w:tcPr>
          <w:p w14:paraId="55751053"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Left-Amygdala (Vol)</w:t>
            </w:r>
          </w:p>
        </w:tc>
        <w:tc>
          <w:tcPr>
            <w:tcW w:w="1802" w:type="dxa"/>
            <w:noWrap/>
            <w:hideMark/>
          </w:tcPr>
          <w:p w14:paraId="1AFCB82A"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-3.851</w:t>
            </w:r>
          </w:p>
        </w:tc>
        <w:tc>
          <w:tcPr>
            <w:tcW w:w="1701" w:type="dxa"/>
            <w:noWrap/>
            <w:hideMark/>
          </w:tcPr>
          <w:p w14:paraId="6C31DAB4"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0.000814</w:t>
            </w:r>
          </w:p>
        </w:tc>
        <w:tc>
          <w:tcPr>
            <w:tcW w:w="2126" w:type="dxa"/>
            <w:noWrap/>
            <w:hideMark/>
          </w:tcPr>
          <w:p w14:paraId="4FA0151D"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-0.786</w:t>
            </w:r>
          </w:p>
        </w:tc>
      </w:tr>
      <w:tr w:rsidR="00C54DB9" w:rsidRPr="00C54DB9" w14:paraId="18961A1C" w14:textId="77777777" w:rsidTr="00C54DB9">
        <w:trPr>
          <w:trHeight w:val="300"/>
        </w:trPr>
        <w:tc>
          <w:tcPr>
            <w:tcW w:w="3580" w:type="dxa"/>
            <w:noWrap/>
            <w:hideMark/>
          </w:tcPr>
          <w:p w14:paraId="5171FB4B"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Right-Cerebellum-Cortex (Vol)</w:t>
            </w:r>
          </w:p>
        </w:tc>
        <w:tc>
          <w:tcPr>
            <w:tcW w:w="1802" w:type="dxa"/>
            <w:noWrap/>
            <w:hideMark/>
          </w:tcPr>
          <w:p w14:paraId="7498D09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-3.706</w:t>
            </w:r>
          </w:p>
        </w:tc>
        <w:tc>
          <w:tcPr>
            <w:tcW w:w="1701" w:type="dxa"/>
            <w:noWrap/>
            <w:hideMark/>
          </w:tcPr>
          <w:p w14:paraId="2587251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0.001163</w:t>
            </w:r>
          </w:p>
        </w:tc>
        <w:tc>
          <w:tcPr>
            <w:tcW w:w="2126" w:type="dxa"/>
            <w:noWrap/>
            <w:hideMark/>
          </w:tcPr>
          <w:p w14:paraId="4CA5F2E3"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-0.757</w:t>
            </w:r>
          </w:p>
        </w:tc>
      </w:tr>
      <w:tr w:rsidR="00C54DB9" w:rsidRPr="00C54DB9" w14:paraId="38545300" w14:textId="77777777" w:rsidTr="00C54DB9">
        <w:trPr>
          <w:trHeight w:val="300"/>
        </w:trPr>
        <w:tc>
          <w:tcPr>
            <w:tcW w:w="3580" w:type="dxa"/>
            <w:noWrap/>
            <w:hideMark/>
          </w:tcPr>
          <w:p w14:paraId="51746A3B"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SubCortGrayVol (Vol)</w:t>
            </w:r>
          </w:p>
        </w:tc>
        <w:tc>
          <w:tcPr>
            <w:tcW w:w="1802" w:type="dxa"/>
            <w:noWrap/>
            <w:hideMark/>
          </w:tcPr>
          <w:p w14:paraId="33272A9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-3.612</w:t>
            </w:r>
          </w:p>
        </w:tc>
        <w:tc>
          <w:tcPr>
            <w:tcW w:w="1701" w:type="dxa"/>
            <w:noWrap/>
            <w:hideMark/>
          </w:tcPr>
          <w:p w14:paraId="009A3C60"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0.001466</w:t>
            </w:r>
          </w:p>
        </w:tc>
        <w:tc>
          <w:tcPr>
            <w:tcW w:w="2126" w:type="dxa"/>
            <w:noWrap/>
            <w:hideMark/>
          </w:tcPr>
          <w:p w14:paraId="380AEDF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-0.737</w:t>
            </w:r>
          </w:p>
        </w:tc>
      </w:tr>
      <w:tr w:rsidR="00C54DB9" w:rsidRPr="00C54DB9" w14:paraId="50DB9E0D" w14:textId="77777777" w:rsidTr="00C54DB9">
        <w:trPr>
          <w:trHeight w:val="300"/>
        </w:trPr>
        <w:tc>
          <w:tcPr>
            <w:tcW w:w="3580" w:type="dxa"/>
            <w:noWrap/>
            <w:hideMark/>
          </w:tcPr>
          <w:p w14:paraId="1600FFA5"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Right-vessel (Vol)</w:t>
            </w:r>
          </w:p>
        </w:tc>
        <w:tc>
          <w:tcPr>
            <w:tcW w:w="1802" w:type="dxa"/>
            <w:noWrap/>
            <w:hideMark/>
          </w:tcPr>
          <w:p w14:paraId="42CF095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3.554</w:t>
            </w:r>
          </w:p>
        </w:tc>
        <w:tc>
          <w:tcPr>
            <w:tcW w:w="1701" w:type="dxa"/>
            <w:noWrap/>
            <w:hideMark/>
          </w:tcPr>
          <w:p w14:paraId="1BA5718C"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0.001688</w:t>
            </w:r>
          </w:p>
        </w:tc>
        <w:tc>
          <w:tcPr>
            <w:tcW w:w="2126" w:type="dxa"/>
            <w:noWrap/>
            <w:hideMark/>
          </w:tcPr>
          <w:p w14:paraId="3501CAC5"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0.726</w:t>
            </w:r>
          </w:p>
        </w:tc>
      </w:tr>
      <w:tr w:rsidR="00C54DB9" w:rsidRPr="00C54DB9" w14:paraId="0120198F" w14:textId="77777777" w:rsidTr="00C54DB9">
        <w:trPr>
          <w:trHeight w:val="300"/>
        </w:trPr>
        <w:tc>
          <w:tcPr>
            <w:tcW w:w="3580" w:type="dxa"/>
            <w:noWrap/>
            <w:hideMark/>
          </w:tcPr>
          <w:p w14:paraId="144B27ED"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rh_S_interm_prim-Jensen_thickness</w:t>
            </w:r>
          </w:p>
        </w:tc>
        <w:tc>
          <w:tcPr>
            <w:tcW w:w="1802" w:type="dxa"/>
            <w:noWrap/>
            <w:hideMark/>
          </w:tcPr>
          <w:p w14:paraId="5FD90FDC"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-3.479</w:t>
            </w:r>
          </w:p>
        </w:tc>
        <w:tc>
          <w:tcPr>
            <w:tcW w:w="1701" w:type="dxa"/>
            <w:noWrap/>
            <w:hideMark/>
          </w:tcPr>
          <w:p w14:paraId="2542679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0.002027</w:t>
            </w:r>
          </w:p>
        </w:tc>
        <w:tc>
          <w:tcPr>
            <w:tcW w:w="2126" w:type="dxa"/>
            <w:noWrap/>
            <w:hideMark/>
          </w:tcPr>
          <w:p w14:paraId="7F8D625F"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-0.71</w:t>
            </w:r>
          </w:p>
        </w:tc>
      </w:tr>
      <w:tr w:rsidR="00C54DB9" w:rsidRPr="00C54DB9" w14:paraId="27EFBEB7" w14:textId="77777777" w:rsidTr="00C54DB9">
        <w:trPr>
          <w:trHeight w:val="300"/>
        </w:trPr>
        <w:tc>
          <w:tcPr>
            <w:tcW w:w="3580" w:type="dxa"/>
            <w:noWrap/>
            <w:hideMark/>
          </w:tcPr>
          <w:p w14:paraId="478138E6"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rh_S_oc_middle&amp;Lunatus_thickness</w:t>
            </w:r>
          </w:p>
        </w:tc>
        <w:tc>
          <w:tcPr>
            <w:tcW w:w="1802" w:type="dxa"/>
            <w:noWrap/>
            <w:hideMark/>
          </w:tcPr>
          <w:p w14:paraId="7CA8A52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3.458</w:t>
            </w:r>
          </w:p>
        </w:tc>
        <w:tc>
          <w:tcPr>
            <w:tcW w:w="1701" w:type="dxa"/>
            <w:noWrap/>
            <w:hideMark/>
          </w:tcPr>
          <w:p w14:paraId="6CD3F2D9"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0.002135</w:t>
            </w:r>
          </w:p>
        </w:tc>
        <w:tc>
          <w:tcPr>
            <w:tcW w:w="2126" w:type="dxa"/>
            <w:noWrap/>
            <w:hideMark/>
          </w:tcPr>
          <w:p w14:paraId="1A18657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0.706</w:t>
            </w:r>
          </w:p>
        </w:tc>
      </w:tr>
      <w:tr w:rsidR="00C54DB9" w:rsidRPr="00C54DB9" w14:paraId="1238E0DE" w14:textId="77777777" w:rsidTr="00C54DB9">
        <w:trPr>
          <w:trHeight w:val="300"/>
        </w:trPr>
        <w:tc>
          <w:tcPr>
            <w:tcW w:w="3580" w:type="dxa"/>
            <w:noWrap/>
            <w:hideMark/>
          </w:tcPr>
          <w:p w14:paraId="33743505"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lh_G&amp;S_paracentral_thickness</w:t>
            </w:r>
          </w:p>
        </w:tc>
        <w:tc>
          <w:tcPr>
            <w:tcW w:w="1802" w:type="dxa"/>
            <w:noWrap/>
            <w:hideMark/>
          </w:tcPr>
          <w:p w14:paraId="42D5F7E3"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-3.35</w:t>
            </w:r>
          </w:p>
        </w:tc>
        <w:tc>
          <w:tcPr>
            <w:tcW w:w="1701" w:type="dxa"/>
            <w:noWrap/>
            <w:hideMark/>
          </w:tcPr>
          <w:p w14:paraId="25938D04"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0.002774</w:t>
            </w:r>
          </w:p>
        </w:tc>
        <w:tc>
          <w:tcPr>
            <w:tcW w:w="2126" w:type="dxa"/>
            <w:noWrap/>
            <w:hideMark/>
          </w:tcPr>
          <w:p w14:paraId="2895AC3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-0.684</w:t>
            </w:r>
          </w:p>
        </w:tc>
      </w:tr>
      <w:tr w:rsidR="00C54DB9" w:rsidRPr="00C54DB9" w14:paraId="5627BD44" w14:textId="77777777" w:rsidTr="00C54DB9">
        <w:trPr>
          <w:trHeight w:val="300"/>
        </w:trPr>
        <w:tc>
          <w:tcPr>
            <w:tcW w:w="3580" w:type="dxa"/>
            <w:noWrap/>
            <w:hideMark/>
          </w:tcPr>
          <w:p w14:paraId="2B174D90"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rh_S_intrapariet&amp;P_trans_thickness</w:t>
            </w:r>
          </w:p>
        </w:tc>
        <w:tc>
          <w:tcPr>
            <w:tcW w:w="1802" w:type="dxa"/>
            <w:noWrap/>
            <w:hideMark/>
          </w:tcPr>
          <w:p w14:paraId="204181CC"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3.321</w:t>
            </w:r>
          </w:p>
        </w:tc>
        <w:tc>
          <w:tcPr>
            <w:tcW w:w="1701" w:type="dxa"/>
            <w:noWrap/>
            <w:hideMark/>
          </w:tcPr>
          <w:p w14:paraId="0C1D30D3"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0.002977</w:t>
            </w:r>
          </w:p>
        </w:tc>
        <w:tc>
          <w:tcPr>
            <w:tcW w:w="2126" w:type="dxa"/>
            <w:noWrap/>
            <w:hideMark/>
          </w:tcPr>
          <w:p w14:paraId="56E6CD9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0.678</w:t>
            </w:r>
          </w:p>
        </w:tc>
      </w:tr>
      <w:tr w:rsidR="00C54DB9" w:rsidRPr="00C54DB9" w14:paraId="55FCF2A5" w14:textId="77777777" w:rsidTr="00C54DB9">
        <w:trPr>
          <w:trHeight w:val="300"/>
        </w:trPr>
        <w:tc>
          <w:tcPr>
            <w:tcW w:w="3580" w:type="dxa"/>
            <w:noWrap/>
            <w:hideMark/>
          </w:tcPr>
          <w:p w14:paraId="4D94CA18"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rh_G_temporal_inf_thickness</w:t>
            </w:r>
          </w:p>
        </w:tc>
        <w:tc>
          <w:tcPr>
            <w:tcW w:w="1802" w:type="dxa"/>
            <w:noWrap/>
            <w:hideMark/>
          </w:tcPr>
          <w:p w14:paraId="54F50A3F"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-3.013</w:t>
            </w:r>
          </w:p>
        </w:tc>
        <w:tc>
          <w:tcPr>
            <w:tcW w:w="1701" w:type="dxa"/>
            <w:noWrap/>
            <w:hideMark/>
          </w:tcPr>
          <w:p w14:paraId="5796EB87"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0.0062</w:t>
            </w:r>
          </w:p>
        </w:tc>
        <w:tc>
          <w:tcPr>
            <w:tcW w:w="2126" w:type="dxa"/>
            <w:noWrap/>
            <w:hideMark/>
          </w:tcPr>
          <w:p w14:paraId="53D66F4F"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-0.615</w:t>
            </w:r>
          </w:p>
        </w:tc>
      </w:tr>
      <w:tr w:rsidR="00C54DB9" w:rsidRPr="00C54DB9" w14:paraId="33BBDC1C" w14:textId="77777777" w:rsidTr="00C54DB9">
        <w:trPr>
          <w:trHeight w:val="300"/>
        </w:trPr>
        <w:tc>
          <w:tcPr>
            <w:tcW w:w="3580" w:type="dxa"/>
            <w:noWrap/>
            <w:hideMark/>
          </w:tcPr>
          <w:p w14:paraId="63F586B2"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3rd-Ventricle (Vol)</w:t>
            </w:r>
          </w:p>
        </w:tc>
        <w:tc>
          <w:tcPr>
            <w:tcW w:w="1802" w:type="dxa"/>
            <w:noWrap/>
            <w:hideMark/>
          </w:tcPr>
          <w:p w14:paraId="731F93E3"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2.968</w:t>
            </w:r>
          </w:p>
        </w:tc>
        <w:tc>
          <w:tcPr>
            <w:tcW w:w="1701" w:type="dxa"/>
            <w:noWrap/>
            <w:hideMark/>
          </w:tcPr>
          <w:p w14:paraId="1D79610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0.006885</w:t>
            </w:r>
          </w:p>
        </w:tc>
        <w:tc>
          <w:tcPr>
            <w:tcW w:w="2126" w:type="dxa"/>
            <w:noWrap/>
            <w:hideMark/>
          </w:tcPr>
          <w:p w14:paraId="548C233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0.606</w:t>
            </w:r>
          </w:p>
        </w:tc>
      </w:tr>
      <w:tr w:rsidR="00C54DB9" w:rsidRPr="00C54DB9" w14:paraId="3034E19C" w14:textId="77777777" w:rsidTr="00C54DB9">
        <w:trPr>
          <w:trHeight w:val="300"/>
        </w:trPr>
        <w:tc>
          <w:tcPr>
            <w:tcW w:w="3580" w:type="dxa"/>
            <w:noWrap/>
            <w:hideMark/>
          </w:tcPr>
          <w:p w14:paraId="48F7F0F8"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lh_G&amp;S_subcentral_thickness</w:t>
            </w:r>
          </w:p>
        </w:tc>
        <w:tc>
          <w:tcPr>
            <w:tcW w:w="1802" w:type="dxa"/>
            <w:noWrap/>
            <w:hideMark/>
          </w:tcPr>
          <w:p w14:paraId="5262C955"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-2.938</w:t>
            </w:r>
          </w:p>
        </w:tc>
        <w:tc>
          <w:tcPr>
            <w:tcW w:w="1701" w:type="dxa"/>
            <w:noWrap/>
            <w:hideMark/>
          </w:tcPr>
          <w:p w14:paraId="32D29C7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0.007393</w:t>
            </w:r>
          </w:p>
        </w:tc>
        <w:tc>
          <w:tcPr>
            <w:tcW w:w="2126" w:type="dxa"/>
            <w:noWrap/>
            <w:hideMark/>
          </w:tcPr>
          <w:p w14:paraId="54C97239"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-0.6</w:t>
            </w:r>
          </w:p>
        </w:tc>
      </w:tr>
      <w:tr w:rsidR="00C54DB9" w:rsidRPr="00C54DB9" w14:paraId="26C7DAD7" w14:textId="77777777" w:rsidTr="00C54DB9">
        <w:trPr>
          <w:trHeight w:val="300"/>
        </w:trPr>
        <w:tc>
          <w:tcPr>
            <w:tcW w:w="3580" w:type="dxa"/>
            <w:noWrap/>
            <w:hideMark/>
          </w:tcPr>
          <w:p w14:paraId="77BFDB7C"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rh_G_front_inf-Opercular_thickness</w:t>
            </w:r>
          </w:p>
        </w:tc>
        <w:tc>
          <w:tcPr>
            <w:tcW w:w="1802" w:type="dxa"/>
            <w:noWrap/>
            <w:hideMark/>
          </w:tcPr>
          <w:p w14:paraId="6B8871A4"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-2.9</w:t>
            </w:r>
          </w:p>
        </w:tc>
        <w:tc>
          <w:tcPr>
            <w:tcW w:w="1701" w:type="dxa"/>
            <w:noWrap/>
            <w:hideMark/>
          </w:tcPr>
          <w:p w14:paraId="6C7C8E5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0.008078</w:t>
            </w:r>
          </w:p>
        </w:tc>
        <w:tc>
          <w:tcPr>
            <w:tcW w:w="2126" w:type="dxa"/>
            <w:noWrap/>
            <w:hideMark/>
          </w:tcPr>
          <w:p w14:paraId="016DCA39"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-0.592</w:t>
            </w:r>
          </w:p>
        </w:tc>
      </w:tr>
      <w:tr w:rsidR="00C54DB9" w:rsidRPr="00C54DB9" w14:paraId="6D75A102" w14:textId="77777777" w:rsidTr="00C54DB9">
        <w:trPr>
          <w:trHeight w:val="300"/>
        </w:trPr>
        <w:tc>
          <w:tcPr>
            <w:tcW w:w="3580" w:type="dxa"/>
            <w:noWrap/>
            <w:hideMark/>
          </w:tcPr>
          <w:p w14:paraId="5C2336E8"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rh_S_temporal_transverse_thickness</w:t>
            </w:r>
          </w:p>
        </w:tc>
        <w:tc>
          <w:tcPr>
            <w:tcW w:w="1802" w:type="dxa"/>
            <w:noWrap/>
            <w:hideMark/>
          </w:tcPr>
          <w:p w14:paraId="2F62C310"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-2.631</w:t>
            </w:r>
          </w:p>
        </w:tc>
        <w:tc>
          <w:tcPr>
            <w:tcW w:w="1701" w:type="dxa"/>
            <w:noWrap/>
            <w:hideMark/>
          </w:tcPr>
          <w:p w14:paraId="7AE21A5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0.014941</w:t>
            </w:r>
          </w:p>
        </w:tc>
        <w:tc>
          <w:tcPr>
            <w:tcW w:w="2126" w:type="dxa"/>
            <w:noWrap/>
            <w:hideMark/>
          </w:tcPr>
          <w:p w14:paraId="4F18B001"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-0.537</w:t>
            </w:r>
          </w:p>
        </w:tc>
      </w:tr>
      <w:tr w:rsidR="00C54DB9" w:rsidRPr="00C54DB9" w14:paraId="6854413A" w14:textId="77777777" w:rsidTr="00C54DB9">
        <w:trPr>
          <w:trHeight w:val="300"/>
        </w:trPr>
        <w:tc>
          <w:tcPr>
            <w:tcW w:w="3580" w:type="dxa"/>
            <w:noWrap/>
            <w:hideMark/>
          </w:tcPr>
          <w:p w14:paraId="54AEBBB1"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lh_Lat_Fis-ant-Vertical_thickness</w:t>
            </w:r>
          </w:p>
        </w:tc>
        <w:tc>
          <w:tcPr>
            <w:tcW w:w="1802" w:type="dxa"/>
            <w:noWrap/>
            <w:hideMark/>
          </w:tcPr>
          <w:p w14:paraId="32F26419"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-2.585</w:t>
            </w:r>
          </w:p>
        </w:tc>
        <w:tc>
          <w:tcPr>
            <w:tcW w:w="1701" w:type="dxa"/>
            <w:noWrap/>
            <w:hideMark/>
          </w:tcPr>
          <w:p w14:paraId="17F6DD7D"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0.01656</w:t>
            </w:r>
          </w:p>
        </w:tc>
        <w:tc>
          <w:tcPr>
            <w:tcW w:w="2126" w:type="dxa"/>
            <w:noWrap/>
            <w:hideMark/>
          </w:tcPr>
          <w:p w14:paraId="749BC60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-0.528</w:t>
            </w:r>
          </w:p>
        </w:tc>
      </w:tr>
      <w:tr w:rsidR="00C54DB9" w:rsidRPr="00C54DB9" w14:paraId="380BC379" w14:textId="77777777" w:rsidTr="00C54DB9">
        <w:trPr>
          <w:trHeight w:val="300"/>
        </w:trPr>
        <w:tc>
          <w:tcPr>
            <w:tcW w:w="3580" w:type="dxa"/>
            <w:noWrap/>
            <w:hideMark/>
          </w:tcPr>
          <w:p w14:paraId="03572EA8"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rh_S_front_sup_thickness</w:t>
            </w:r>
          </w:p>
        </w:tc>
        <w:tc>
          <w:tcPr>
            <w:tcW w:w="1802" w:type="dxa"/>
            <w:noWrap/>
            <w:hideMark/>
          </w:tcPr>
          <w:p w14:paraId="09B65A2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-2.313</w:t>
            </w:r>
          </w:p>
        </w:tc>
        <w:tc>
          <w:tcPr>
            <w:tcW w:w="1701" w:type="dxa"/>
            <w:noWrap/>
            <w:hideMark/>
          </w:tcPr>
          <w:p w14:paraId="33AC895E"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0.030027</w:t>
            </w:r>
          </w:p>
        </w:tc>
        <w:tc>
          <w:tcPr>
            <w:tcW w:w="2126" w:type="dxa"/>
            <w:noWrap/>
            <w:hideMark/>
          </w:tcPr>
          <w:p w14:paraId="7D1EABC5"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-0.472</w:t>
            </w:r>
          </w:p>
        </w:tc>
      </w:tr>
      <w:tr w:rsidR="00C54DB9" w:rsidRPr="00C54DB9" w14:paraId="1B01B77D" w14:textId="77777777" w:rsidTr="00C54DB9">
        <w:trPr>
          <w:trHeight w:val="300"/>
        </w:trPr>
        <w:tc>
          <w:tcPr>
            <w:tcW w:w="3580" w:type="dxa"/>
            <w:noWrap/>
            <w:hideMark/>
          </w:tcPr>
          <w:p w14:paraId="3656CBC1"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Right-Inf-Lat-Vent (Vol)</w:t>
            </w:r>
          </w:p>
        </w:tc>
        <w:tc>
          <w:tcPr>
            <w:tcW w:w="1802" w:type="dxa"/>
            <w:noWrap/>
            <w:hideMark/>
          </w:tcPr>
          <w:p w14:paraId="5C77668F"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2.186</w:t>
            </w:r>
          </w:p>
        </w:tc>
        <w:tc>
          <w:tcPr>
            <w:tcW w:w="1701" w:type="dxa"/>
            <w:noWrap/>
            <w:hideMark/>
          </w:tcPr>
          <w:p w14:paraId="6BA65AA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0.039244</w:t>
            </w:r>
          </w:p>
        </w:tc>
        <w:tc>
          <w:tcPr>
            <w:tcW w:w="2126" w:type="dxa"/>
            <w:noWrap/>
            <w:hideMark/>
          </w:tcPr>
          <w:p w14:paraId="67F0CFA5"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0.446</w:t>
            </w:r>
          </w:p>
        </w:tc>
      </w:tr>
      <w:tr w:rsidR="00C54DB9" w:rsidRPr="00C54DB9" w14:paraId="3A686FBF" w14:textId="77777777" w:rsidTr="00C54DB9">
        <w:trPr>
          <w:trHeight w:val="300"/>
        </w:trPr>
        <w:tc>
          <w:tcPr>
            <w:tcW w:w="3580" w:type="dxa"/>
            <w:noWrap/>
            <w:hideMark/>
          </w:tcPr>
          <w:p w14:paraId="2BE90623"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lh_Lat_Fis-ant-Horizont_thickness</w:t>
            </w:r>
          </w:p>
        </w:tc>
        <w:tc>
          <w:tcPr>
            <w:tcW w:w="1802" w:type="dxa"/>
            <w:noWrap/>
            <w:hideMark/>
          </w:tcPr>
          <w:p w14:paraId="6852C022"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-2.143</w:t>
            </w:r>
          </w:p>
        </w:tc>
        <w:tc>
          <w:tcPr>
            <w:tcW w:w="1701" w:type="dxa"/>
            <w:noWrap/>
            <w:hideMark/>
          </w:tcPr>
          <w:p w14:paraId="49A1B7E3"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0.042906</w:t>
            </w:r>
          </w:p>
        </w:tc>
        <w:tc>
          <w:tcPr>
            <w:tcW w:w="2126" w:type="dxa"/>
            <w:noWrap/>
            <w:hideMark/>
          </w:tcPr>
          <w:p w14:paraId="5C1849A4"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-0.437</w:t>
            </w:r>
          </w:p>
        </w:tc>
      </w:tr>
      <w:tr w:rsidR="00C54DB9" w:rsidRPr="00C54DB9" w14:paraId="16FC8510" w14:textId="77777777" w:rsidTr="00C54DB9">
        <w:trPr>
          <w:trHeight w:val="300"/>
        </w:trPr>
        <w:tc>
          <w:tcPr>
            <w:tcW w:w="3580" w:type="dxa"/>
            <w:noWrap/>
            <w:hideMark/>
          </w:tcPr>
          <w:p w14:paraId="5393C542" w14:textId="77777777" w:rsidR="00C54DB9" w:rsidRPr="00C54DB9" w:rsidRDefault="00C54DB9" w:rsidP="00C54DB9">
            <w:pPr>
              <w:spacing w:line="240" w:lineRule="auto"/>
              <w:jc w:val="left"/>
              <w:rPr>
                <w:rFonts w:ascii="Calibri" w:hAnsi="Calibri" w:cs="Calibri"/>
                <w:color w:val="000000"/>
                <w:sz w:val="18"/>
                <w:szCs w:val="18"/>
                <w:lang w:val="de-CH"/>
              </w:rPr>
            </w:pPr>
            <w:r w:rsidRPr="00C54DB9">
              <w:rPr>
                <w:rFonts w:ascii="Calibri" w:hAnsi="Calibri" w:cs="Calibri"/>
                <w:color w:val="000000"/>
                <w:sz w:val="18"/>
                <w:szCs w:val="18"/>
                <w:lang w:val="de-CH"/>
              </w:rPr>
              <w:t>rh_Pole_temporal_thickness</w:t>
            </w:r>
          </w:p>
        </w:tc>
        <w:tc>
          <w:tcPr>
            <w:tcW w:w="1802" w:type="dxa"/>
            <w:noWrap/>
            <w:hideMark/>
          </w:tcPr>
          <w:p w14:paraId="7EFB22BB"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-1.917</w:t>
            </w:r>
          </w:p>
        </w:tc>
        <w:tc>
          <w:tcPr>
            <w:tcW w:w="1701" w:type="dxa"/>
            <w:noWrap/>
            <w:hideMark/>
          </w:tcPr>
          <w:p w14:paraId="03705068"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0.067688</w:t>
            </w:r>
          </w:p>
        </w:tc>
        <w:tc>
          <w:tcPr>
            <w:tcW w:w="2126" w:type="dxa"/>
            <w:noWrap/>
            <w:hideMark/>
          </w:tcPr>
          <w:p w14:paraId="06C94BA0" w14:textId="77777777" w:rsidR="00C54DB9" w:rsidRPr="00C54DB9" w:rsidRDefault="00C54DB9" w:rsidP="00474F98">
            <w:pPr>
              <w:spacing w:line="240" w:lineRule="auto"/>
              <w:jc w:val="center"/>
              <w:rPr>
                <w:rFonts w:ascii="Calibri" w:hAnsi="Calibri" w:cs="Calibri"/>
                <w:color w:val="000000"/>
                <w:sz w:val="18"/>
                <w:szCs w:val="18"/>
                <w:lang w:val="de-CH"/>
              </w:rPr>
            </w:pPr>
            <w:r w:rsidRPr="00C54DB9">
              <w:rPr>
                <w:rFonts w:ascii="Calibri" w:hAnsi="Calibri" w:cs="Calibri"/>
                <w:color w:val="000000"/>
                <w:sz w:val="18"/>
                <w:szCs w:val="18"/>
                <w:lang w:val="de-CH"/>
              </w:rPr>
              <w:t>-0.391</w:t>
            </w:r>
          </w:p>
        </w:tc>
      </w:tr>
    </w:tbl>
    <w:p w14:paraId="234423DC" w14:textId="77777777" w:rsidR="00C54DB9" w:rsidRDefault="00C54DB9" w:rsidP="00C54DB9"/>
    <w:p w14:paraId="39113C8F" w14:textId="6FE9E78A" w:rsidR="00C54DB9" w:rsidRDefault="00983366" w:rsidP="00C54DB9">
      <w:pPr>
        <w:pStyle w:val="berschrift3"/>
      </w:pPr>
      <w:r>
        <w:t xml:space="preserve">S3: </w:t>
      </w:r>
      <w:r w:rsidR="00C54DB9">
        <w:t xml:space="preserve">SCI-nNP: Deviation from normative structure </w:t>
      </w:r>
    </w:p>
    <w:p w14:paraId="0199C16E" w14:textId="3562E8D2" w:rsidR="00C54DB9" w:rsidRPr="00C54DB9" w:rsidRDefault="00474F98" w:rsidP="00C54DB9">
      <w:r>
        <w:t>One-sample</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t</w:t>
      </w:r>
      <w:r>
        <w:t>-tests were performed within the SCI-nNP subgroup to assess whether residuals for each brain feature significantly deviated from normative model. The table includes brain features name, test statistics, uncorrected</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p</w:t>
      </w:r>
      <w:r>
        <w:t>-values and Cohen’s</w:t>
      </w:r>
      <w:r>
        <w:rPr>
          <w:rStyle w:val="apple-converted-space"/>
          <w:rFonts w:ascii="-webkit-standard" w:eastAsiaTheme="majorEastAsia" w:hAnsi="-webkit-standard"/>
          <w:color w:val="000000"/>
          <w:sz w:val="27"/>
          <w:szCs w:val="27"/>
        </w:rPr>
        <w:t xml:space="preserve"> </w:t>
      </w:r>
      <w:r>
        <w:rPr>
          <w:rStyle w:val="Hervorhebung"/>
          <w:rFonts w:eastAsiaTheme="majorEastAsia"/>
          <w:color w:val="000000"/>
        </w:rPr>
        <w:t xml:space="preserve">d </w:t>
      </w:r>
      <w:r>
        <w:t>effect sizes.</w:t>
      </w:r>
    </w:p>
    <w:tbl>
      <w:tblPr>
        <w:tblStyle w:val="Tabellenraster"/>
        <w:tblW w:w="9209" w:type="dxa"/>
        <w:tblLook w:val="04A0" w:firstRow="1" w:lastRow="0" w:firstColumn="1" w:lastColumn="0" w:noHBand="0" w:noVBand="1"/>
      </w:tblPr>
      <w:tblGrid>
        <w:gridCol w:w="3580"/>
        <w:gridCol w:w="1802"/>
        <w:gridCol w:w="1701"/>
        <w:gridCol w:w="2126"/>
      </w:tblGrid>
      <w:tr w:rsidR="00C54DB9" w:rsidRPr="00C54DB9" w14:paraId="41B9F189" w14:textId="77777777" w:rsidTr="00C54DB9">
        <w:trPr>
          <w:trHeight w:val="300"/>
        </w:trPr>
        <w:tc>
          <w:tcPr>
            <w:tcW w:w="3580" w:type="dxa"/>
            <w:noWrap/>
            <w:hideMark/>
          </w:tcPr>
          <w:p w14:paraId="6883B52F" w14:textId="694C550E" w:rsidR="00C54DB9" w:rsidRPr="00474F98" w:rsidRDefault="00474F98">
            <w:pPr>
              <w:spacing w:line="240" w:lineRule="auto"/>
              <w:jc w:val="center"/>
              <w:rPr>
                <w:b/>
                <w:bCs/>
                <w:sz w:val="18"/>
                <w:szCs w:val="18"/>
                <w:lang w:val="de-CH"/>
              </w:rPr>
            </w:pPr>
            <w:r w:rsidRPr="00474F98">
              <w:rPr>
                <w:b/>
                <w:bCs/>
                <w:sz w:val="18"/>
                <w:szCs w:val="18"/>
              </w:rPr>
              <w:t>Brain feature</w:t>
            </w:r>
            <w:r w:rsidR="00F94C82">
              <w:rPr>
                <w:b/>
                <w:bCs/>
                <w:sz w:val="18"/>
                <w:szCs w:val="18"/>
              </w:rPr>
              <w:t>s</w:t>
            </w:r>
          </w:p>
        </w:tc>
        <w:tc>
          <w:tcPr>
            <w:tcW w:w="1802" w:type="dxa"/>
            <w:noWrap/>
            <w:hideMark/>
          </w:tcPr>
          <w:p w14:paraId="7323776B" w14:textId="73E0B093" w:rsidR="00C54DB9" w:rsidRPr="00474F98" w:rsidRDefault="00C54DB9">
            <w:pPr>
              <w:jc w:val="center"/>
              <w:rPr>
                <w:b/>
                <w:bCs/>
                <w:sz w:val="18"/>
                <w:szCs w:val="18"/>
              </w:rPr>
            </w:pPr>
            <w:r w:rsidRPr="00474F98">
              <w:rPr>
                <w:b/>
                <w:bCs/>
                <w:sz w:val="18"/>
                <w:szCs w:val="18"/>
              </w:rPr>
              <w:t>T- value</w:t>
            </w:r>
          </w:p>
        </w:tc>
        <w:tc>
          <w:tcPr>
            <w:tcW w:w="1701" w:type="dxa"/>
            <w:noWrap/>
            <w:hideMark/>
          </w:tcPr>
          <w:p w14:paraId="32A92F06" w14:textId="77777777" w:rsidR="00C54DB9" w:rsidRPr="00474F98" w:rsidRDefault="00C54DB9">
            <w:pPr>
              <w:jc w:val="center"/>
              <w:rPr>
                <w:b/>
                <w:bCs/>
                <w:sz w:val="18"/>
                <w:szCs w:val="18"/>
              </w:rPr>
            </w:pPr>
            <w:r w:rsidRPr="00474F98">
              <w:rPr>
                <w:b/>
                <w:bCs/>
                <w:sz w:val="18"/>
                <w:szCs w:val="18"/>
              </w:rPr>
              <w:t>p-value</w:t>
            </w:r>
          </w:p>
        </w:tc>
        <w:tc>
          <w:tcPr>
            <w:tcW w:w="2126" w:type="dxa"/>
            <w:noWrap/>
            <w:hideMark/>
          </w:tcPr>
          <w:p w14:paraId="1F7DB9D8" w14:textId="77777777" w:rsidR="00C54DB9" w:rsidRPr="00474F98" w:rsidRDefault="00C54DB9">
            <w:pPr>
              <w:jc w:val="center"/>
              <w:rPr>
                <w:b/>
                <w:bCs/>
                <w:sz w:val="18"/>
                <w:szCs w:val="18"/>
              </w:rPr>
            </w:pPr>
            <w:r w:rsidRPr="00474F98">
              <w:rPr>
                <w:b/>
                <w:bCs/>
                <w:sz w:val="18"/>
                <w:szCs w:val="18"/>
              </w:rPr>
              <w:t>Effect Size</w:t>
            </w:r>
          </w:p>
        </w:tc>
      </w:tr>
      <w:tr w:rsidR="00C54DB9" w:rsidRPr="00C54DB9" w14:paraId="5ACEA778" w14:textId="77777777" w:rsidTr="00C54DB9">
        <w:trPr>
          <w:trHeight w:val="300"/>
        </w:trPr>
        <w:tc>
          <w:tcPr>
            <w:tcW w:w="3580" w:type="dxa"/>
            <w:noWrap/>
            <w:hideMark/>
          </w:tcPr>
          <w:p w14:paraId="1573FE92" w14:textId="77777777" w:rsidR="00C54DB9" w:rsidRPr="00474F98" w:rsidRDefault="00C54DB9">
            <w:pPr>
              <w:jc w:val="left"/>
              <w:rPr>
                <w:color w:val="000000"/>
                <w:sz w:val="18"/>
                <w:szCs w:val="18"/>
              </w:rPr>
            </w:pPr>
            <w:r w:rsidRPr="00474F98">
              <w:rPr>
                <w:color w:val="000000"/>
                <w:sz w:val="18"/>
                <w:szCs w:val="18"/>
              </w:rPr>
              <w:t>rh_S_oc_sup&amp;transversal_thickness</w:t>
            </w:r>
          </w:p>
        </w:tc>
        <w:tc>
          <w:tcPr>
            <w:tcW w:w="1802" w:type="dxa"/>
            <w:noWrap/>
            <w:hideMark/>
          </w:tcPr>
          <w:p w14:paraId="0E4E11A8" w14:textId="77777777" w:rsidR="00C54DB9" w:rsidRPr="00474F98" w:rsidRDefault="00C54DB9" w:rsidP="00474F98">
            <w:pPr>
              <w:jc w:val="center"/>
              <w:rPr>
                <w:color w:val="000000"/>
                <w:sz w:val="18"/>
                <w:szCs w:val="18"/>
              </w:rPr>
            </w:pPr>
            <w:r w:rsidRPr="00474F98">
              <w:rPr>
                <w:color w:val="000000"/>
                <w:sz w:val="18"/>
                <w:szCs w:val="18"/>
              </w:rPr>
              <w:t>3.588</w:t>
            </w:r>
          </w:p>
        </w:tc>
        <w:tc>
          <w:tcPr>
            <w:tcW w:w="1701" w:type="dxa"/>
            <w:noWrap/>
            <w:hideMark/>
          </w:tcPr>
          <w:p w14:paraId="6408167F" w14:textId="77777777" w:rsidR="00C54DB9" w:rsidRPr="00474F98" w:rsidRDefault="00C54DB9" w:rsidP="00474F98">
            <w:pPr>
              <w:jc w:val="center"/>
              <w:rPr>
                <w:color w:val="000000"/>
                <w:sz w:val="18"/>
                <w:szCs w:val="18"/>
              </w:rPr>
            </w:pPr>
            <w:r w:rsidRPr="00474F98">
              <w:rPr>
                <w:color w:val="000000"/>
                <w:sz w:val="18"/>
                <w:szCs w:val="18"/>
              </w:rPr>
              <w:t>0.005858</w:t>
            </w:r>
          </w:p>
        </w:tc>
        <w:tc>
          <w:tcPr>
            <w:tcW w:w="2126" w:type="dxa"/>
            <w:noWrap/>
            <w:hideMark/>
          </w:tcPr>
          <w:p w14:paraId="2553F662" w14:textId="77777777" w:rsidR="00C54DB9" w:rsidRPr="00474F98" w:rsidRDefault="00C54DB9" w:rsidP="00474F98">
            <w:pPr>
              <w:jc w:val="center"/>
              <w:rPr>
                <w:color w:val="000000"/>
                <w:sz w:val="18"/>
                <w:szCs w:val="18"/>
              </w:rPr>
            </w:pPr>
            <w:r w:rsidRPr="00474F98">
              <w:rPr>
                <w:color w:val="000000"/>
                <w:sz w:val="18"/>
                <w:szCs w:val="18"/>
              </w:rPr>
              <w:t>1.135</w:t>
            </w:r>
          </w:p>
        </w:tc>
      </w:tr>
      <w:tr w:rsidR="00C54DB9" w:rsidRPr="00C54DB9" w14:paraId="0FFF8A86" w14:textId="77777777" w:rsidTr="00C54DB9">
        <w:trPr>
          <w:trHeight w:val="300"/>
        </w:trPr>
        <w:tc>
          <w:tcPr>
            <w:tcW w:w="3580" w:type="dxa"/>
            <w:noWrap/>
            <w:hideMark/>
          </w:tcPr>
          <w:p w14:paraId="44FB981C" w14:textId="77777777" w:rsidR="00C54DB9" w:rsidRPr="00474F98" w:rsidRDefault="00C54DB9">
            <w:pPr>
              <w:rPr>
                <w:color w:val="000000"/>
                <w:sz w:val="18"/>
                <w:szCs w:val="18"/>
              </w:rPr>
            </w:pPr>
            <w:r w:rsidRPr="00474F98">
              <w:rPr>
                <w:color w:val="000000"/>
                <w:sz w:val="18"/>
                <w:szCs w:val="18"/>
              </w:rPr>
              <w:t>rh_S_oc-temp_med&amp;Lingual_thickness</w:t>
            </w:r>
          </w:p>
        </w:tc>
        <w:tc>
          <w:tcPr>
            <w:tcW w:w="1802" w:type="dxa"/>
            <w:noWrap/>
            <w:hideMark/>
          </w:tcPr>
          <w:p w14:paraId="7E3EC1EC" w14:textId="77777777" w:rsidR="00C54DB9" w:rsidRPr="00474F98" w:rsidRDefault="00C54DB9" w:rsidP="00474F98">
            <w:pPr>
              <w:jc w:val="center"/>
              <w:rPr>
                <w:color w:val="000000"/>
                <w:sz w:val="18"/>
                <w:szCs w:val="18"/>
              </w:rPr>
            </w:pPr>
            <w:r w:rsidRPr="00474F98">
              <w:rPr>
                <w:color w:val="000000"/>
                <w:sz w:val="18"/>
                <w:szCs w:val="18"/>
              </w:rPr>
              <w:t>3.355</w:t>
            </w:r>
          </w:p>
        </w:tc>
        <w:tc>
          <w:tcPr>
            <w:tcW w:w="1701" w:type="dxa"/>
            <w:noWrap/>
            <w:hideMark/>
          </w:tcPr>
          <w:p w14:paraId="48A26E80" w14:textId="77777777" w:rsidR="00C54DB9" w:rsidRPr="00474F98" w:rsidRDefault="00C54DB9" w:rsidP="00474F98">
            <w:pPr>
              <w:jc w:val="center"/>
              <w:rPr>
                <w:color w:val="000000"/>
                <w:sz w:val="18"/>
                <w:szCs w:val="18"/>
              </w:rPr>
            </w:pPr>
            <w:r w:rsidRPr="00474F98">
              <w:rPr>
                <w:color w:val="000000"/>
                <w:sz w:val="18"/>
                <w:szCs w:val="18"/>
              </w:rPr>
              <w:t>0.008453</w:t>
            </w:r>
          </w:p>
        </w:tc>
        <w:tc>
          <w:tcPr>
            <w:tcW w:w="2126" w:type="dxa"/>
            <w:noWrap/>
            <w:hideMark/>
          </w:tcPr>
          <w:p w14:paraId="1A75F068" w14:textId="77777777" w:rsidR="00C54DB9" w:rsidRPr="00474F98" w:rsidRDefault="00C54DB9" w:rsidP="00474F98">
            <w:pPr>
              <w:jc w:val="center"/>
              <w:rPr>
                <w:color w:val="000000"/>
                <w:sz w:val="18"/>
                <w:szCs w:val="18"/>
              </w:rPr>
            </w:pPr>
            <w:r w:rsidRPr="00474F98">
              <w:rPr>
                <w:color w:val="000000"/>
                <w:sz w:val="18"/>
                <w:szCs w:val="18"/>
              </w:rPr>
              <w:t>1.061</w:t>
            </w:r>
          </w:p>
        </w:tc>
      </w:tr>
      <w:tr w:rsidR="00C54DB9" w:rsidRPr="00C54DB9" w14:paraId="364EA48A" w14:textId="77777777" w:rsidTr="00C54DB9">
        <w:trPr>
          <w:trHeight w:val="300"/>
        </w:trPr>
        <w:tc>
          <w:tcPr>
            <w:tcW w:w="3580" w:type="dxa"/>
            <w:noWrap/>
            <w:hideMark/>
          </w:tcPr>
          <w:p w14:paraId="5971E595" w14:textId="77777777" w:rsidR="00C54DB9" w:rsidRPr="00474F98" w:rsidRDefault="00C54DB9">
            <w:pPr>
              <w:rPr>
                <w:color w:val="000000"/>
                <w:sz w:val="18"/>
                <w:szCs w:val="18"/>
              </w:rPr>
            </w:pPr>
            <w:r w:rsidRPr="00474F98">
              <w:rPr>
                <w:color w:val="000000"/>
                <w:sz w:val="18"/>
                <w:szCs w:val="18"/>
              </w:rPr>
              <w:t>rh_S_oc_middle&amp;Lunatus_thickness</w:t>
            </w:r>
          </w:p>
        </w:tc>
        <w:tc>
          <w:tcPr>
            <w:tcW w:w="1802" w:type="dxa"/>
            <w:noWrap/>
            <w:hideMark/>
          </w:tcPr>
          <w:p w14:paraId="00374B50" w14:textId="77777777" w:rsidR="00C54DB9" w:rsidRPr="00474F98" w:rsidRDefault="00C54DB9" w:rsidP="00474F98">
            <w:pPr>
              <w:jc w:val="center"/>
              <w:rPr>
                <w:color w:val="000000"/>
                <w:sz w:val="18"/>
                <w:szCs w:val="18"/>
              </w:rPr>
            </w:pPr>
            <w:r w:rsidRPr="00474F98">
              <w:rPr>
                <w:color w:val="000000"/>
                <w:sz w:val="18"/>
                <w:szCs w:val="18"/>
              </w:rPr>
              <w:t>3.055</w:t>
            </w:r>
          </w:p>
        </w:tc>
        <w:tc>
          <w:tcPr>
            <w:tcW w:w="1701" w:type="dxa"/>
            <w:noWrap/>
            <w:hideMark/>
          </w:tcPr>
          <w:p w14:paraId="6450F6F4" w14:textId="77777777" w:rsidR="00C54DB9" w:rsidRPr="00474F98" w:rsidRDefault="00C54DB9" w:rsidP="00474F98">
            <w:pPr>
              <w:jc w:val="center"/>
              <w:rPr>
                <w:color w:val="000000"/>
                <w:sz w:val="18"/>
                <w:szCs w:val="18"/>
              </w:rPr>
            </w:pPr>
            <w:r w:rsidRPr="00474F98">
              <w:rPr>
                <w:color w:val="000000"/>
                <w:sz w:val="18"/>
                <w:szCs w:val="18"/>
              </w:rPr>
              <w:t>0.013676</w:t>
            </w:r>
          </w:p>
        </w:tc>
        <w:tc>
          <w:tcPr>
            <w:tcW w:w="2126" w:type="dxa"/>
            <w:noWrap/>
            <w:hideMark/>
          </w:tcPr>
          <w:p w14:paraId="111EE602" w14:textId="77777777" w:rsidR="00C54DB9" w:rsidRPr="00474F98" w:rsidRDefault="00C54DB9" w:rsidP="00474F98">
            <w:pPr>
              <w:jc w:val="center"/>
              <w:rPr>
                <w:color w:val="000000"/>
                <w:sz w:val="18"/>
                <w:szCs w:val="18"/>
              </w:rPr>
            </w:pPr>
            <w:r w:rsidRPr="00474F98">
              <w:rPr>
                <w:color w:val="000000"/>
                <w:sz w:val="18"/>
                <w:szCs w:val="18"/>
              </w:rPr>
              <w:t>0.966</w:t>
            </w:r>
          </w:p>
        </w:tc>
      </w:tr>
      <w:tr w:rsidR="00C54DB9" w:rsidRPr="00C54DB9" w14:paraId="1A8D9FAF" w14:textId="77777777" w:rsidTr="00C54DB9">
        <w:trPr>
          <w:trHeight w:val="300"/>
        </w:trPr>
        <w:tc>
          <w:tcPr>
            <w:tcW w:w="3580" w:type="dxa"/>
            <w:noWrap/>
            <w:hideMark/>
          </w:tcPr>
          <w:p w14:paraId="020B18E7" w14:textId="77777777" w:rsidR="00C54DB9" w:rsidRPr="00474F98" w:rsidRDefault="00C54DB9">
            <w:pPr>
              <w:rPr>
                <w:color w:val="000000"/>
                <w:sz w:val="18"/>
                <w:szCs w:val="18"/>
              </w:rPr>
            </w:pPr>
            <w:r w:rsidRPr="00474F98">
              <w:rPr>
                <w:color w:val="000000"/>
                <w:sz w:val="18"/>
                <w:szCs w:val="18"/>
              </w:rPr>
              <w:t>rh_S_intrapariet&amp;P_trans_thickness</w:t>
            </w:r>
          </w:p>
        </w:tc>
        <w:tc>
          <w:tcPr>
            <w:tcW w:w="1802" w:type="dxa"/>
            <w:noWrap/>
            <w:hideMark/>
          </w:tcPr>
          <w:p w14:paraId="0AF46E49" w14:textId="77777777" w:rsidR="00C54DB9" w:rsidRPr="00474F98" w:rsidRDefault="00C54DB9" w:rsidP="00474F98">
            <w:pPr>
              <w:jc w:val="center"/>
              <w:rPr>
                <w:color w:val="000000"/>
                <w:sz w:val="18"/>
                <w:szCs w:val="18"/>
              </w:rPr>
            </w:pPr>
            <w:r w:rsidRPr="00474F98">
              <w:rPr>
                <w:color w:val="000000"/>
                <w:sz w:val="18"/>
                <w:szCs w:val="18"/>
              </w:rPr>
              <w:t>3.049</w:t>
            </w:r>
          </w:p>
        </w:tc>
        <w:tc>
          <w:tcPr>
            <w:tcW w:w="1701" w:type="dxa"/>
            <w:noWrap/>
            <w:hideMark/>
          </w:tcPr>
          <w:p w14:paraId="5E3791E7" w14:textId="77777777" w:rsidR="00C54DB9" w:rsidRPr="00474F98" w:rsidRDefault="00C54DB9" w:rsidP="00474F98">
            <w:pPr>
              <w:jc w:val="center"/>
              <w:rPr>
                <w:color w:val="000000"/>
                <w:sz w:val="18"/>
                <w:szCs w:val="18"/>
              </w:rPr>
            </w:pPr>
            <w:r w:rsidRPr="00474F98">
              <w:rPr>
                <w:color w:val="000000"/>
                <w:sz w:val="18"/>
                <w:szCs w:val="18"/>
              </w:rPr>
              <w:t>0.013815</w:t>
            </w:r>
          </w:p>
        </w:tc>
        <w:tc>
          <w:tcPr>
            <w:tcW w:w="2126" w:type="dxa"/>
            <w:noWrap/>
            <w:hideMark/>
          </w:tcPr>
          <w:p w14:paraId="14E52B47" w14:textId="77777777" w:rsidR="00C54DB9" w:rsidRPr="00474F98" w:rsidRDefault="00C54DB9" w:rsidP="00474F98">
            <w:pPr>
              <w:jc w:val="center"/>
              <w:rPr>
                <w:color w:val="000000"/>
                <w:sz w:val="18"/>
                <w:szCs w:val="18"/>
              </w:rPr>
            </w:pPr>
            <w:r w:rsidRPr="00474F98">
              <w:rPr>
                <w:color w:val="000000"/>
                <w:sz w:val="18"/>
                <w:szCs w:val="18"/>
              </w:rPr>
              <w:t>0.964</w:t>
            </w:r>
          </w:p>
        </w:tc>
      </w:tr>
      <w:tr w:rsidR="00C54DB9" w:rsidRPr="00C54DB9" w14:paraId="1E3AABF1" w14:textId="77777777" w:rsidTr="00C54DB9">
        <w:trPr>
          <w:trHeight w:val="300"/>
        </w:trPr>
        <w:tc>
          <w:tcPr>
            <w:tcW w:w="3580" w:type="dxa"/>
            <w:noWrap/>
            <w:hideMark/>
          </w:tcPr>
          <w:p w14:paraId="4633C508" w14:textId="77777777" w:rsidR="00C54DB9" w:rsidRPr="00474F98" w:rsidRDefault="00C54DB9">
            <w:pPr>
              <w:rPr>
                <w:color w:val="000000"/>
                <w:sz w:val="18"/>
                <w:szCs w:val="18"/>
              </w:rPr>
            </w:pPr>
            <w:r w:rsidRPr="00474F98">
              <w:rPr>
                <w:color w:val="000000"/>
                <w:sz w:val="18"/>
                <w:szCs w:val="18"/>
              </w:rPr>
              <w:t>rh_G&amp;S_transv_frontopol_thickness</w:t>
            </w:r>
          </w:p>
        </w:tc>
        <w:tc>
          <w:tcPr>
            <w:tcW w:w="1802" w:type="dxa"/>
            <w:noWrap/>
            <w:hideMark/>
          </w:tcPr>
          <w:p w14:paraId="3C67D3A1" w14:textId="77777777" w:rsidR="00C54DB9" w:rsidRPr="00474F98" w:rsidRDefault="00C54DB9" w:rsidP="00474F98">
            <w:pPr>
              <w:jc w:val="center"/>
              <w:rPr>
                <w:color w:val="000000"/>
                <w:sz w:val="18"/>
                <w:szCs w:val="18"/>
              </w:rPr>
            </w:pPr>
            <w:r w:rsidRPr="00474F98">
              <w:rPr>
                <w:color w:val="000000"/>
                <w:sz w:val="18"/>
                <w:szCs w:val="18"/>
              </w:rPr>
              <w:t>-2.975</w:t>
            </w:r>
          </w:p>
        </w:tc>
        <w:tc>
          <w:tcPr>
            <w:tcW w:w="1701" w:type="dxa"/>
            <w:noWrap/>
            <w:hideMark/>
          </w:tcPr>
          <w:p w14:paraId="762EAAD7" w14:textId="77777777" w:rsidR="00C54DB9" w:rsidRPr="00474F98" w:rsidRDefault="00C54DB9" w:rsidP="00474F98">
            <w:pPr>
              <w:jc w:val="center"/>
              <w:rPr>
                <w:color w:val="000000"/>
                <w:sz w:val="18"/>
                <w:szCs w:val="18"/>
              </w:rPr>
            </w:pPr>
            <w:r w:rsidRPr="00474F98">
              <w:rPr>
                <w:color w:val="000000"/>
                <w:sz w:val="18"/>
                <w:szCs w:val="18"/>
              </w:rPr>
              <w:t>0.015587</w:t>
            </w:r>
          </w:p>
        </w:tc>
        <w:tc>
          <w:tcPr>
            <w:tcW w:w="2126" w:type="dxa"/>
            <w:noWrap/>
            <w:hideMark/>
          </w:tcPr>
          <w:p w14:paraId="775CF4C3" w14:textId="77777777" w:rsidR="00C54DB9" w:rsidRPr="00474F98" w:rsidRDefault="00C54DB9" w:rsidP="00474F98">
            <w:pPr>
              <w:jc w:val="center"/>
              <w:rPr>
                <w:color w:val="000000"/>
                <w:sz w:val="18"/>
                <w:szCs w:val="18"/>
              </w:rPr>
            </w:pPr>
            <w:r w:rsidRPr="00474F98">
              <w:rPr>
                <w:color w:val="000000"/>
                <w:sz w:val="18"/>
                <w:szCs w:val="18"/>
              </w:rPr>
              <w:t>-0.941</w:t>
            </w:r>
          </w:p>
        </w:tc>
      </w:tr>
      <w:tr w:rsidR="00C54DB9" w:rsidRPr="00C54DB9" w14:paraId="556BE924" w14:textId="77777777" w:rsidTr="00C54DB9">
        <w:trPr>
          <w:trHeight w:val="300"/>
        </w:trPr>
        <w:tc>
          <w:tcPr>
            <w:tcW w:w="3580" w:type="dxa"/>
            <w:noWrap/>
            <w:hideMark/>
          </w:tcPr>
          <w:p w14:paraId="4BE2F1E6" w14:textId="77777777" w:rsidR="00C54DB9" w:rsidRPr="00474F98" w:rsidRDefault="00C54DB9">
            <w:pPr>
              <w:rPr>
                <w:color w:val="000000"/>
                <w:sz w:val="18"/>
                <w:szCs w:val="18"/>
              </w:rPr>
            </w:pPr>
            <w:r w:rsidRPr="00474F98">
              <w:rPr>
                <w:color w:val="000000"/>
                <w:sz w:val="18"/>
                <w:szCs w:val="18"/>
              </w:rPr>
              <w:lastRenderedPageBreak/>
              <w:t>rh_G_front_inf-Opercular_thickness</w:t>
            </w:r>
          </w:p>
        </w:tc>
        <w:tc>
          <w:tcPr>
            <w:tcW w:w="1802" w:type="dxa"/>
            <w:noWrap/>
            <w:hideMark/>
          </w:tcPr>
          <w:p w14:paraId="35421DB7" w14:textId="77777777" w:rsidR="00C54DB9" w:rsidRPr="00474F98" w:rsidRDefault="00C54DB9" w:rsidP="00474F98">
            <w:pPr>
              <w:jc w:val="center"/>
              <w:rPr>
                <w:color w:val="000000"/>
                <w:sz w:val="18"/>
                <w:szCs w:val="18"/>
              </w:rPr>
            </w:pPr>
            <w:r w:rsidRPr="00474F98">
              <w:rPr>
                <w:color w:val="000000"/>
                <w:sz w:val="18"/>
                <w:szCs w:val="18"/>
              </w:rPr>
              <w:t>-2.732</w:t>
            </w:r>
          </w:p>
        </w:tc>
        <w:tc>
          <w:tcPr>
            <w:tcW w:w="1701" w:type="dxa"/>
            <w:noWrap/>
            <w:hideMark/>
          </w:tcPr>
          <w:p w14:paraId="447AB804" w14:textId="77777777" w:rsidR="00C54DB9" w:rsidRPr="00474F98" w:rsidRDefault="00C54DB9" w:rsidP="00474F98">
            <w:pPr>
              <w:jc w:val="center"/>
              <w:rPr>
                <w:color w:val="000000"/>
                <w:sz w:val="18"/>
                <w:szCs w:val="18"/>
              </w:rPr>
            </w:pPr>
            <w:r w:rsidRPr="00474F98">
              <w:rPr>
                <w:color w:val="000000"/>
                <w:sz w:val="18"/>
                <w:szCs w:val="18"/>
              </w:rPr>
              <w:t>0.023155</w:t>
            </w:r>
          </w:p>
        </w:tc>
        <w:tc>
          <w:tcPr>
            <w:tcW w:w="2126" w:type="dxa"/>
            <w:noWrap/>
            <w:hideMark/>
          </w:tcPr>
          <w:p w14:paraId="32F256AF" w14:textId="77777777" w:rsidR="00C54DB9" w:rsidRPr="00474F98" w:rsidRDefault="00C54DB9" w:rsidP="00474F98">
            <w:pPr>
              <w:jc w:val="center"/>
              <w:rPr>
                <w:color w:val="000000"/>
                <w:sz w:val="18"/>
                <w:szCs w:val="18"/>
              </w:rPr>
            </w:pPr>
            <w:r w:rsidRPr="00474F98">
              <w:rPr>
                <w:color w:val="000000"/>
                <w:sz w:val="18"/>
                <w:szCs w:val="18"/>
              </w:rPr>
              <w:t>-0.864</w:t>
            </w:r>
          </w:p>
        </w:tc>
      </w:tr>
      <w:tr w:rsidR="00C54DB9" w:rsidRPr="00C54DB9" w14:paraId="1315DE6B" w14:textId="77777777" w:rsidTr="00C54DB9">
        <w:trPr>
          <w:trHeight w:val="300"/>
        </w:trPr>
        <w:tc>
          <w:tcPr>
            <w:tcW w:w="3580" w:type="dxa"/>
            <w:noWrap/>
            <w:hideMark/>
          </w:tcPr>
          <w:p w14:paraId="27DBEAE3" w14:textId="77777777" w:rsidR="00C54DB9" w:rsidRPr="00474F98" w:rsidRDefault="00C54DB9">
            <w:pPr>
              <w:rPr>
                <w:color w:val="000000"/>
                <w:sz w:val="18"/>
                <w:szCs w:val="18"/>
              </w:rPr>
            </w:pPr>
            <w:r w:rsidRPr="00474F98">
              <w:rPr>
                <w:color w:val="000000"/>
                <w:sz w:val="18"/>
                <w:szCs w:val="18"/>
              </w:rPr>
              <w:t>rh_S_front_sup_thickness</w:t>
            </w:r>
          </w:p>
        </w:tc>
        <w:tc>
          <w:tcPr>
            <w:tcW w:w="1802" w:type="dxa"/>
            <w:noWrap/>
            <w:hideMark/>
          </w:tcPr>
          <w:p w14:paraId="06DB2BE0" w14:textId="77777777" w:rsidR="00C54DB9" w:rsidRPr="00474F98" w:rsidRDefault="00C54DB9" w:rsidP="00474F98">
            <w:pPr>
              <w:jc w:val="center"/>
              <w:rPr>
                <w:color w:val="000000"/>
                <w:sz w:val="18"/>
                <w:szCs w:val="18"/>
              </w:rPr>
            </w:pPr>
            <w:r w:rsidRPr="00474F98">
              <w:rPr>
                <w:color w:val="000000"/>
                <w:sz w:val="18"/>
                <w:szCs w:val="18"/>
              </w:rPr>
              <w:t>-2.563</w:t>
            </w:r>
          </w:p>
        </w:tc>
        <w:tc>
          <w:tcPr>
            <w:tcW w:w="1701" w:type="dxa"/>
            <w:noWrap/>
            <w:hideMark/>
          </w:tcPr>
          <w:p w14:paraId="212ED7DD" w14:textId="77777777" w:rsidR="00C54DB9" w:rsidRPr="00474F98" w:rsidRDefault="00C54DB9" w:rsidP="00474F98">
            <w:pPr>
              <w:jc w:val="center"/>
              <w:rPr>
                <w:color w:val="000000"/>
                <w:sz w:val="18"/>
                <w:szCs w:val="18"/>
              </w:rPr>
            </w:pPr>
            <w:r w:rsidRPr="00474F98">
              <w:rPr>
                <w:color w:val="000000"/>
                <w:sz w:val="18"/>
                <w:szCs w:val="18"/>
              </w:rPr>
              <w:t>0.030551</w:t>
            </w:r>
          </w:p>
        </w:tc>
        <w:tc>
          <w:tcPr>
            <w:tcW w:w="2126" w:type="dxa"/>
            <w:noWrap/>
            <w:hideMark/>
          </w:tcPr>
          <w:p w14:paraId="1D1C0890" w14:textId="77777777" w:rsidR="00C54DB9" w:rsidRPr="00474F98" w:rsidRDefault="00C54DB9" w:rsidP="00474F98">
            <w:pPr>
              <w:jc w:val="center"/>
              <w:rPr>
                <w:color w:val="000000"/>
                <w:sz w:val="18"/>
                <w:szCs w:val="18"/>
              </w:rPr>
            </w:pPr>
            <w:r w:rsidRPr="00474F98">
              <w:rPr>
                <w:color w:val="000000"/>
                <w:sz w:val="18"/>
                <w:szCs w:val="18"/>
              </w:rPr>
              <w:t>-0.81</w:t>
            </w:r>
          </w:p>
        </w:tc>
      </w:tr>
      <w:tr w:rsidR="00C54DB9" w:rsidRPr="00C54DB9" w14:paraId="37603026" w14:textId="77777777" w:rsidTr="00C54DB9">
        <w:trPr>
          <w:trHeight w:val="300"/>
        </w:trPr>
        <w:tc>
          <w:tcPr>
            <w:tcW w:w="3580" w:type="dxa"/>
            <w:noWrap/>
            <w:hideMark/>
          </w:tcPr>
          <w:p w14:paraId="49026EA3" w14:textId="77777777" w:rsidR="00C54DB9" w:rsidRPr="00474F98" w:rsidRDefault="00C54DB9">
            <w:pPr>
              <w:rPr>
                <w:color w:val="000000"/>
                <w:sz w:val="18"/>
                <w:szCs w:val="18"/>
              </w:rPr>
            </w:pPr>
            <w:r w:rsidRPr="00474F98">
              <w:rPr>
                <w:color w:val="000000"/>
                <w:sz w:val="18"/>
                <w:szCs w:val="18"/>
              </w:rPr>
              <w:t>lh_Lat_Fis-ant-Horizont_thickness</w:t>
            </w:r>
          </w:p>
        </w:tc>
        <w:tc>
          <w:tcPr>
            <w:tcW w:w="1802" w:type="dxa"/>
            <w:noWrap/>
            <w:hideMark/>
          </w:tcPr>
          <w:p w14:paraId="3F8540BF" w14:textId="77777777" w:rsidR="00C54DB9" w:rsidRPr="00474F98" w:rsidRDefault="00C54DB9" w:rsidP="00474F98">
            <w:pPr>
              <w:jc w:val="center"/>
              <w:rPr>
                <w:color w:val="000000"/>
                <w:sz w:val="18"/>
                <w:szCs w:val="18"/>
              </w:rPr>
            </w:pPr>
            <w:r w:rsidRPr="00474F98">
              <w:rPr>
                <w:color w:val="000000"/>
                <w:sz w:val="18"/>
                <w:szCs w:val="18"/>
              </w:rPr>
              <w:t>-2.424</w:t>
            </w:r>
          </w:p>
        </w:tc>
        <w:tc>
          <w:tcPr>
            <w:tcW w:w="1701" w:type="dxa"/>
            <w:noWrap/>
            <w:hideMark/>
          </w:tcPr>
          <w:p w14:paraId="7611A3F1" w14:textId="77777777" w:rsidR="00C54DB9" w:rsidRPr="00474F98" w:rsidRDefault="00C54DB9" w:rsidP="00474F98">
            <w:pPr>
              <w:jc w:val="center"/>
              <w:rPr>
                <w:color w:val="000000"/>
                <w:sz w:val="18"/>
                <w:szCs w:val="18"/>
              </w:rPr>
            </w:pPr>
            <w:r w:rsidRPr="00474F98">
              <w:rPr>
                <w:color w:val="000000"/>
                <w:sz w:val="18"/>
                <w:szCs w:val="18"/>
              </w:rPr>
              <w:t>0.038337</w:t>
            </w:r>
          </w:p>
        </w:tc>
        <w:tc>
          <w:tcPr>
            <w:tcW w:w="2126" w:type="dxa"/>
            <w:noWrap/>
            <w:hideMark/>
          </w:tcPr>
          <w:p w14:paraId="1DCB5C79" w14:textId="77777777" w:rsidR="00C54DB9" w:rsidRPr="00474F98" w:rsidRDefault="00C54DB9" w:rsidP="00474F98">
            <w:pPr>
              <w:jc w:val="center"/>
              <w:rPr>
                <w:color w:val="000000"/>
                <w:sz w:val="18"/>
                <w:szCs w:val="18"/>
              </w:rPr>
            </w:pPr>
            <w:r w:rsidRPr="00474F98">
              <w:rPr>
                <w:color w:val="000000"/>
                <w:sz w:val="18"/>
                <w:szCs w:val="18"/>
              </w:rPr>
              <w:t>-0.767</w:t>
            </w:r>
          </w:p>
        </w:tc>
      </w:tr>
      <w:tr w:rsidR="00C54DB9" w:rsidRPr="00C54DB9" w14:paraId="5A03E74D" w14:textId="77777777" w:rsidTr="00C54DB9">
        <w:trPr>
          <w:trHeight w:val="300"/>
        </w:trPr>
        <w:tc>
          <w:tcPr>
            <w:tcW w:w="3580" w:type="dxa"/>
            <w:noWrap/>
            <w:hideMark/>
          </w:tcPr>
          <w:p w14:paraId="0023F042" w14:textId="77777777" w:rsidR="00C54DB9" w:rsidRPr="00474F98" w:rsidRDefault="00C54DB9">
            <w:pPr>
              <w:rPr>
                <w:color w:val="000000"/>
                <w:sz w:val="18"/>
                <w:szCs w:val="18"/>
              </w:rPr>
            </w:pPr>
            <w:r w:rsidRPr="00474F98">
              <w:rPr>
                <w:color w:val="000000"/>
                <w:sz w:val="18"/>
                <w:szCs w:val="18"/>
              </w:rPr>
              <w:t>rh_Pole_temporal_thickness</w:t>
            </w:r>
          </w:p>
        </w:tc>
        <w:tc>
          <w:tcPr>
            <w:tcW w:w="1802" w:type="dxa"/>
            <w:noWrap/>
            <w:hideMark/>
          </w:tcPr>
          <w:p w14:paraId="09B94A9F" w14:textId="77777777" w:rsidR="00C54DB9" w:rsidRPr="00474F98" w:rsidRDefault="00C54DB9" w:rsidP="00474F98">
            <w:pPr>
              <w:jc w:val="center"/>
              <w:rPr>
                <w:color w:val="000000"/>
                <w:sz w:val="18"/>
                <w:szCs w:val="18"/>
              </w:rPr>
            </w:pPr>
            <w:r w:rsidRPr="00474F98">
              <w:rPr>
                <w:color w:val="000000"/>
                <w:sz w:val="18"/>
                <w:szCs w:val="18"/>
              </w:rPr>
              <w:t>-2.274</w:t>
            </w:r>
          </w:p>
        </w:tc>
        <w:tc>
          <w:tcPr>
            <w:tcW w:w="1701" w:type="dxa"/>
            <w:noWrap/>
            <w:hideMark/>
          </w:tcPr>
          <w:p w14:paraId="2470771A" w14:textId="77777777" w:rsidR="00C54DB9" w:rsidRPr="00474F98" w:rsidRDefault="00C54DB9" w:rsidP="00474F98">
            <w:pPr>
              <w:jc w:val="center"/>
              <w:rPr>
                <w:color w:val="000000"/>
                <w:sz w:val="18"/>
                <w:szCs w:val="18"/>
              </w:rPr>
            </w:pPr>
            <w:r w:rsidRPr="00474F98">
              <w:rPr>
                <w:color w:val="000000"/>
                <w:sz w:val="18"/>
                <w:szCs w:val="18"/>
              </w:rPr>
              <w:t>0.049058</w:t>
            </w:r>
          </w:p>
        </w:tc>
        <w:tc>
          <w:tcPr>
            <w:tcW w:w="2126" w:type="dxa"/>
            <w:noWrap/>
            <w:hideMark/>
          </w:tcPr>
          <w:p w14:paraId="0995E2E9" w14:textId="77777777" w:rsidR="00C54DB9" w:rsidRPr="00474F98" w:rsidRDefault="00C54DB9" w:rsidP="00474F98">
            <w:pPr>
              <w:jc w:val="center"/>
              <w:rPr>
                <w:color w:val="000000"/>
                <w:sz w:val="18"/>
                <w:szCs w:val="18"/>
              </w:rPr>
            </w:pPr>
            <w:r w:rsidRPr="00474F98">
              <w:rPr>
                <w:color w:val="000000"/>
                <w:sz w:val="18"/>
                <w:szCs w:val="18"/>
              </w:rPr>
              <w:t>-0.719</w:t>
            </w:r>
          </w:p>
        </w:tc>
      </w:tr>
      <w:tr w:rsidR="00C54DB9" w:rsidRPr="00C54DB9" w14:paraId="12CFBFFE" w14:textId="77777777" w:rsidTr="00C54DB9">
        <w:trPr>
          <w:trHeight w:val="300"/>
        </w:trPr>
        <w:tc>
          <w:tcPr>
            <w:tcW w:w="3580" w:type="dxa"/>
            <w:noWrap/>
            <w:hideMark/>
          </w:tcPr>
          <w:p w14:paraId="62CD67C3" w14:textId="77777777" w:rsidR="00C54DB9" w:rsidRPr="00474F98" w:rsidRDefault="00C54DB9">
            <w:pPr>
              <w:rPr>
                <w:color w:val="000000"/>
                <w:sz w:val="18"/>
                <w:szCs w:val="18"/>
              </w:rPr>
            </w:pPr>
            <w:r w:rsidRPr="00474F98">
              <w:rPr>
                <w:color w:val="000000"/>
                <w:sz w:val="18"/>
                <w:szCs w:val="18"/>
              </w:rPr>
              <w:t>Right-Inf-Lat-Vent (Vol)</w:t>
            </w:r>
          </w:p>
        </w:tc>
        <w:tc>
          <w:tcPr>
            <w:tcW w:w="1802" w:type="dxa"/>
            <w:noWrap/>
            <w:hideMark/>
          </w:tcPr>
          <w:p w14:paraId="45DF7C63" w14:textId="77777777" w:rsidR="00C54DB9" w:rsidRPr="00474F98" w:rsidRDefault="00C54DB9" w:rsidP="00474F98">
            <w:pPr>
              <w:jc w:val="center"/>
              <w:rPr>
                <w:color w:val="000000"/>
                <w:sz w:val="18"/>
                <w:szCs w:val="18"/>
              </w:rPr>
            </w:pPr>
            <w:r w:rsidRPr="00474F98">
              <w:rPr>
                <w:color w:val="000000"/>
                <w:sz w:val="18"/>
                <w:szCs w:val="18"/>
              </w:rPr>
              <w:t>2.236</w:t>
            </w:r>
          </w:p>
        </w:tc>
        <w:tc>
          <w:tcPr>
            <w:tcW w:w="1701" w:type="dxa"/>
            <w:noWrap/>
            <w:hideMark/>
          </w:tcPr>
          <w:p w14:paraId="29B3B36A" w14:textId="77777777" w:rsidR="00C54DB9" w:rsidRPr="00474F98" w:rsidRDefault="00C54DB9" w:rsidP="00474F98">
            <w:pPr>
              <w:jc w:val="center"/>
              <w:rPr>
                <w:color w:val="000000"/>
                <w:sz w:val="18"/>
                <w:szCs w:val="18"/>
              </w:rPr>
            </w:pPr>
            <w:r w:rsidRPr="00474F98">
              <w:rPr>
                <w:color w:val="000000"/>
                <w:sz w:val="18"/>
                <w:szCs w:val="18"/>
              </w:rPr>
              <w:t>0.052197</w:t>
            </w:r>
          </w:p>
        </w:tc>
        <w:tc>
          <w:tcPr>
            <w:tcW w:w="2126" w:type="dxa"/>
            <w:noWrap/>
            <w:hideMark/>
          </w:tcPr>
          <w:p w14:paraId="6DF6ADFD" w14:textId="77777777" w:rsidR="00C54DB9" w:rsidRPr="00474F98" w:rsidRDefault="00C54DB9" w:rsidP="00474F98">
            <w:pPr>
              <w:jc w:val="center"/>
              <w:rPr>
                <w:color w:val="000000"/>
                <w:sz w:val="18"/>
                <w:szCs w:val="18"/>
              </w:rPr>
            </w:pPr>
            <w:r w:rsidRPr="00474F98">
              <w:rPr>
                <w:color w:val="000000"/>
                <w:sz w:val="18"/>
                <w:szCs w:val="18"/>
              </w:rPr>
              <w:t>0.707</w:t>
            </w:r>
          </w:p>
        </w:tc>
      </w:tr>
      <w:tr w:rsidR="00C54DB9" w:rsidRPr="00C54DB9" w14:paraId="53821F58" w14:textId="77777777" w:rsidTr="00C54DB9">
        <w:trPr>
          <w:trHeight w:val="300"/>
        </w:trPr>
        <w:tc>
          <w:tcPr>
            <w:tcW w:w="3580" w:type="dxa"/>
            <w:noWrap/>
            <w:hideMark/>
          </w:tcPr>
          <w:p w14:paraId="47052A6C" w14:textId="77777777" w:rsidR="00C54DB9" w:rsidRPr="00474F98" w:rsidRDefault="00C54DB9">
            <w:pPr>
              <w:rPr>
                <w:color w:val="000000"/>
                <w:sz w:val="18"/>
                <w:szCs w:val="18"/>
              </w:rPr>
            </w:pPr>
            <w:r w:rsidRPr="00474F98">
              <w:rPr>
                <w:color w:val="000000"/>
                <w:sz w:val="18"/>
                <w:szCs w:val="18"/>
              </w:rPr>
              <w:t>lh_G&amp;S_paracentral_thickness</w:t>
            </w:r>
          </w:p>
        </w:tc>
        <w:tc>
          <w:tcPr>
            <w:tcW w:w="1802" w:type="dxa"/>
            <w:noWrap/>
            <w:hideMark/>
          </w:tcPr>
          <w:p w14:paraId="2AE96A88" w14:textId="77777777" w:rsidR="00C54DB9" w:rsidRPr="00474F98" w:rsidRDefault="00C54DB9" w:rsidP="00474F98">
            <w:pPr>
              <w:jc w:val="center"/>
              <w:rPr>
                <w:color w:val="000000"/>
                <w:sz w:val="18"/>
                <w:szCs w:val="18"/>
              </w:rPr>
            </w:pPr>
            <w:r w:rsidRPr="00474F98">
              <w:rPr>
                <w:color w:val="000000"/>
                <w:sz w:val="18"/>
                <w:szCs w:val="18"/>
              </w:rPr>
              <w:t>-2.215</w:t>
            </w:r>
          </w:p>
        </w:tc>
        <w:tc>
          <w:tcPr>
            <w:tcW w:w="1701" w:type="dxa"/>
            <w:noWrap/>
            <w:hideMark/>
          </w:tcPr>
          <w:p w14:paraId="57A8A32B" w14:textId="77777777" w:rsidR="00C54DB9" w:rsidRPr="00474F98" w:rsidRDefault="00C54DB9" w:rsidP="00474F98">
            <w:pPr>
              <w:jc w:val="center"/>
              <w:rPr>
                <w:color w:val="000000"/>
                <w:sz w:val="18"/>
                <w:szCs w:val="18"/>
              </w:rPr>
            </w:pPr>
            <w:r w:rsidRPr="00474F98">
              <w:rPr>
                <w:color w:val="000000"/>
                <w:sz w:val="18"/>
                <w:szCs w:val="18"/>
              </w:rPr>
              <w:t>0.053972</w:t>
            </w:r>
          </w:p>
        </w:tc>
        <w:tc>
          <w:tcPr>
            <w:tcW w:w="2126" w:type="dxa"/>
            <w:noWrap/>
            <w:hideMark/>
          </w:tcPr>
          <w:p w14:paraId="7B889890" w14:textId="77777777" w:rsidR="00C54DB9" w:rsidRPr="00474F98" w:rsidRDefault="00C54DB9" w:rsidP="00474F98">
            <w:pPr>
              <w:jc w:val="center"/>
              <w:rPr>
                <w:color w:val="000000"/>
                <w:sz w:val="18"/>
                <w:szCs w:val="18"/>
              </w:rPr>
            </w:pPr>
            <w:r w:rsidRPr="00474F98">
              <w:rPr>
                <w:color w:val="000000"/>
                <w:sz w:val="18"/>
                <w:szCs w:val="18"/>
              </w:rPr>
              <w:t>-0.701</w:t>
            </w:r>
          </w:p>
        </w:tc>
      </w:tr>
      <w:tr w:rsidR="00C54DB9" w:rsidRPr="00C54DB9" w14:paraId="54F75FDC" w14:textId="77777777" w:rsidTr="00C54DB9">
        <w:trPr>
          <w:trHeight w:val="300"/>
        </w:trPr>
        <w:tc>
          <w:tcPr>
            <w:tcW w:w="3580" w:type="dxa"/>
            <w:noWrap/>
            <w:hideMark/>
          </w:tcPr>
          <w:p w14:paraId="41F94398" w14:textId="77777777" w:rsidR="00C54DB9" w:rsidRPr="00474F98" w:rsidRDefault="00C54DB9">
            <w:pPr>
              <w:rPr>
                <w:color w:val="000000"/>
                <w:sz w:val="18"/>
                <w:szCs w:val="18"/>
              </w:rPr>
            </w:pPr>
            <w:r w:rsidRPr="00474F98">
              <w:rPr>
                <w:color w:val="000000"/>
                <w:sz w:val="18"/>
                <w:szCs w:val="18"/>
              </w:rPr>
              <w:t>lh_Lat_Fis-ant-Vertical_thickness</w:t>
            </w:r>
          </w:p>
        </w:tc>
        <w:tc>
          <w:tcPr>
            <w:tcW w:w="1802" w:type="dxa"/>
            <w:noWrap/>
            <w:hideMark/>
          </w:tcPr>
          <w:p w14:paraId="04DBD250" w14:textId="77777777" w:rsidR="00C54DB9" w:rsidRPr="00474F98" w:rsidRDefault="00C54DB9" w:rsidP="00474F98">
            <w:pPr>
              <w:jc w:val="center"/>
              <w:rPr>
                <w:color w:val="000000"/>
                <w:sz w:val="18"/>
                <w:szCs w:val="18"/>
              </w:rPr>
            </w:pPr>
            <w:r w:rsidRPr="00474F98">
              <w:rPr>
                <w:color w:val="000000"/>
                <w:sz w:val="18"/>
                <w:szCs w:val="18"/>
              </w:rPr>
              <w:t>-2.18</w:t>
            </w:r>
          </w:p>
        </w:tc>
        <w:tc>
          <w:tcPr>
            <w:tcW w:w="1701" w:type="dxa"/>
            <w:noWrap/>
            <w:hideMark/>
          </w:tcPr>
          <w:p w14:paraId="001FEF27" w14:textId="77777777" w:rsidR="00C54DB9" w:rsidRPr="00474F98" w:rsidRDefault="00C54DB9" w:rsidP="00474F98">
            <w:pPr>
              <w:jc w:val="center"/>
              <w:rPr>
                <w:color w:val="000000"/>
                <w:sz w:val="18"/>
                <w:szCs w:val="18"/>
              </w:rPr>
            </w:pPr>
            <w:r w:rsidRPr="00474F98">
              <w:rPr>
                <w:color w:val="000000"/>
                <w:sz w:val="18"/>
                <w:szCs w:val="18"/>
              </w:rPr>
              <w:t>0.057181</w:t>
            </w:r>
          </w:p>
        </w:tc>
        <w:tc>
          <w:tcPr>
            <w:tcW w:w="2126" w:type="dxa"/>
            <w:noWrap/>
            <w:hideMark/>
          </w:tcPr>
          <w:p w14:paraId="64266576" w14:textId="77777777" w:rsidR="00C54DB9" w:rsidRPr="00474F98" w:rsidRDefault="00C54DB9" w:rsidP="00474F98">
            <w:pPr>
              <w:jc w:val="center"/>
              <w:rPr>
                <w:color w:val="000000"/>
                <w:sz w:val="18"/>
                <w:szCs w:val="18"/>
              </w:rPr>
            </w:pPr>
            <w:r w:rsidRPr="00474F98">
              <w:rPr>
                <w:color w:val="000000"/>
                <w:sz w:val="18"/>
                <w:szCs w:val="18"/>
              </w:rPr>
              <w:t>-0.689</w:t>
            </w:r>
          </w:p>
        </w:tc>
      </w:tr>
      <w:tr w:rsidR="00C54DB9" w:rsidRPr="00C54DB9" w14:paraId="729337CF" w14:textId="77777777" w:rsidTr="00C54DB9">
        <w:trPr>
          <w:trHeight w:val="300"/>
        </w:trPr>
        <w:tc>
          <w:tcPr>
            <w:tcW w:w="3580" w:type="dxa"/>
            <w:noWrap/>
            <w:hideMark/>
          </w:tcPr>
          <w:p w14:paraId="31256672" w14:textId="77777777" w:rsidR="00C54DB9" w:rsidRPr="00474F98" w:rsidRDefault="00C54DB9">
            <w:pPr>
              <w:rPr>
                <w:color w:val="000000"/>
                <w:sz w:val="18"/>
                <w:szCs w:val="18"/>
              </w:rPr>
            </w:pPr>
            <w:r w:rsidRPr="00474F98">
              <w:rPr>
                <w:color w:val="000000"/>
                <w:sz w:val="18"/>
                <w:szCs w:val="18"/>
              </w:rPr>
              <w:t>TotalGrayVol (Vol)</w:t>
            </w:r>
          </w:p>
        </w:tc>
        <w:tc>
          <w:tcPr>
            <w:tcW w:w="1802" w:type="dxa"/>
            <w:noWrap/>
            <w:hideMark/>
          </w:tcPr>
          <w:p w14:paraId="230F98FC" w14:textId="77777777" w:rsidR="00C54DB9" w:rsidRPr="00474F98" w:rsidRDefault="00C54DB9" w:rsidP="00474F98">
            <w:pPr>
              <w:jc w:val="center"/>
              <w:rPr>
                <w:color w:val="000000"/>
                <w:sz w:val="18"/>
                <w:szCs w:val="18"/>
              </w:rPr>
            </w:pPr>
            <w:r w:rsidRPr="00474F98">
              <w:rPr>
                <w:color w:val="000000"/>
                <w:sz w:val="18"/>
                <w:szCs w:val="18"/>
              </w:rPr>
              <w:t>-1.912</w:t>
            </w:r>
          </w:p>
        </w:tc>
        <w:tc>
          <w:tcPr>
            <w:tcW w:w="1701" w:type="dxa"/>
            <w:noWrap/>
            <w:hideMark/>
          </w:tcPr>
          <w:p w14:paraId="286CC7C0" w14:textId="77777777" w:rsidR="00C54DB9" w:rsidRPr="00474F98" w:rsidRDefault="00C54DB9" w:rsidP="00474F98">
            <w:pPr>
              <w:jc w:val="center"/>
              <w:rPr>
                <w:color w:val="000000"/>
                <w:sz w:val="18"/>
                <w:szCs w:val="18"/>
              </w:rPr>
            </w:pPr>
            <w:r w:rsidRPr="00474F98">
              <w:rPr>
                <w:color w:val="000000"/>
                <w:sz w:val="18"/>
                <w:szCs w:val="18"/>
              </w:rPr>
              <w:t>0.088129</w:t>
            </w:r>
          </w:p>
        </w:tc>
        <w:tc>
          <w:tcPr>
            <w:tcW w:w="2126" w:type="dxa"/>
            <w:noWrap/>
            <w:hideMark/>
          </w:tcPr>
          <w:p w14:paraId="7037EBAC" w14:textId="77777777" w:rsidR="00C54DB9" w:rsidRPr="00474F98" w:rsidRDefault="00C54DB9" w:rsidP="00474F98">
            <w:pPr>
              <w:jc w:val="center"/>
              <w:rPr>
                <w:color w:val="000000"/>
                <w:sz w:val="18"/>
                <w:szCs w:val="18"/>
              </w:rPr>
            </w:pPr>
            <w:r w:rsidRPr="00474F98">
              <w:rPr>
                <w:color w:val="000000"/>
                <w:sz w:val="18"/>
                <w:szCs w:val="18"/>
              </w:rPr>
              <w:t>-0.605</w:t>
            </w:r>
          </w:p>
        </w:tc>
      </w:tr>
      <w:tr w:rsidR="00C54DB9" w:rsidRPr="00C54DB9" w14:paraId="5D8D2C68" w14:textId="77777777" w:rsidTr="00C54DB9">
        <w:trPr>
          <w:trHeight w:val="300"/>
        </w:trPr>
        <w:tc>
          <w:tcPr>
            <w:tcW w:w="3580" w:type="dxa"/>
            <w:noWrap/>
            <w:hideMark/>
          </w:tcPr>
          <w:p w14:paraId="14D0E38F" w14:textId="77777777" w:rsidR="00C54DB9" w:rsidRPr="00474F98" w:rsidRDefault="00C54DB9">
            <w:pPr>
              <w:rPr>
                <w:color w:val="000000"/>
                <w:sz w:val="18"/>
                <w:szCs w:val="18"/>
              </w:rPr>
            </w:pPr>
            <w:r w:rsidRPr="00474F98">
              <w:rPr>
                <w:color w:val="000000"/>
                <w:sz w:val="18"/>
                <w:szCs w:val="18"/>
              </w:rPr>
              <w:t>Right-Cerebellum-Cortex (Vol)</w:t>
            </w:r>
          </w:p>
        </w:tc>
        <w:tc>
          <w:tcPr>
            <w:tcW w:w="1802" w:type="dxa"/>
            <w:noWrap/>
            <w:hideMark/>
          </w:tcPr>
          <w:p w14:paraId="269B2ECD" w14:textId="77777777" w:rsidR="00C54DB9" w:rsidRPr="00474F98" w:rsidRDefault="00C54DB9" w:rsidP="00474F98">
            <w:pPr>
              <w:jc w:val="center"/>
              <w:rPr>
                <w:color w:val="000000"/>
                <w:sz w:val="18"/>
                <w:szCs w:val="18"/>
              </w:rPr>
            </w:pPr>
            <w:r w:rsidRPr="00474F98">
              <w:rPr>
                <w:color w:val="000000"/>
                <w:sz w:val="18"/>
                <w:szCs w:val="18"/>
              </w:rPr>
              <w:t>-1.902</w:t>
            </w:r>
          </w:p>
        </w:tc>
        <w:tc>
          <w:tcPr>
            <w:tcW w:w="1701" w:type="dxa"/>
            <w:noWrap/>
            <w:hideMark/>
          </w:tcPr>
          <w:p w14:paraId="2A5F3941" w14:textId="77777777" w:rsidR="00C54DB9" w:rsidRPr="00474F98" w:rsidRDefault="00C54DB9" w:rsidP="00474F98">
            <w:pPr>
              <w:jc w:val="center"/>
              <w:rPr>
                <w:color w:val="000000"/>
                <w:sz w:val="18"/>
                <w:szCs w:val="18"/>
              </w:rPr>
            </w:pPr>
            <w:r w:rsidRPr="00474F98">
              <w:rPr>
                <w:color w:val="000000"/>
                <w:sz w:val="18"/>
                <w:szCs w:val="18"/>
              </w:rPr>
              <w:t>0.089672</w:t>
            </w:r>
          </w:p>
        </w:tc>
        <w:tc>
          <w:tcPr>
            <w:tcW w:w="2126" w:type="dxa"/>
            <w:noWrap/>
            <w:hideMark/>
          </w:tcPr>
          <w:p w14:paraId="222430BB" w14:textId="77777777" w:rsidR="00C54DB9" w:rsidRPr="00474F98" w:rsidRDefault="00C54DB9" w:rsidP="00474F98">
            <w:pPr>
              <w:jc w:val="center"/>
              <w:rPr>
                <w:color w:val="000000"/>
                <w:sz w:val="18"/>
                <w:szCs w:val="18"/>
              </w:rPr>
            </w:pPr>
            <w:r w:rsidRPr="00474F98">
              <w:rPr>
                <w:color w:val="000000"/>
                <w:sz w:val="18"/>
                <w:szCs w:val="18"/>
              </w:rPr>
              <w:t>-0.601</w:t>
            </w:r>
          </w:p>
        </w:tc>
      </w:tr>
      <w:tr w:rsidR="00C54DB9" w:rsidRPr="00C54DB9" w14:paraId="040B34BB" w14:textId="77777777" w:rsidTr="00C54DB9">
        <w:trPr>
          <w:trHeight w:val="300"/>
        </w:trPr>
        <w:tc>
          <w:tcPr>
            <w:tcW w:w="3580" w:type="dxa"/>
            <w:noWrap/>
            <w:hideMark/>
          </w:tcPr>
          <w:p w14:paraId="0BED6ED8" w14:textId="77777777" w:rsidR="00C54DB9" w:rsidRPr="00474F98" w:rsidRDefault="00C54DB9">
            <w:pPr>
              <w:rPr>
                <w:color w:val="000000"/>
                <w:sz w:val="18"/>
                <w:szCs w:val="18"/>
              </w:rPr>
            </w:pPr>
            <w:r w:rsidRPr="00474F98">
              <w:rPr>
                <w:color w:val="000000"/>
                <w:sz w:val="18"/>
                <w:szCs w:val="18"/>
              </w:rPr>
              <w:t>rh_G_temporal_inf_thickness</w:t>
            </w:r>
          </w:p>
        </w:tc>
        <w:tc>
          <w:tcPr>
            <w:tcW w:w="1802" w:type="dxa"/>
            <w:noWrap/>
            <w:hideMark/>
          </w:tcPr>
          <w:p w14:paraId="2BDA5160" w14:textId="77777777" w:rsidR="00C54DB9" w:rsidRPr="00474F98" w:rsidRDefault="00C54DB9" w:rsidP="00474F98">
            <w:pPr>
              <w:jc w:val="center"/>
              <w:rPr>
                <w:color w:val="000000"/>
                <w:sz w:val="18"/>
                <w:szCs w:val="18"/>
              </w:rPr>
            </w:pPr>
            <w:r w:rsidRPr="00474F98">
              <w:rPr>
                <w:color w:val="000000"/>
                <w:sz w:val="18"/>
                <w:szCs w:val="18"/>
              </w:rPr>
              <w:t>-1.592</w:t>
            </w:r>
          </w:p>
        </w:tc>
        <w:tc>
          <w:tcPr>
            <w:tcW w:w="1701" w:type="dxa"/>
            <w:noWrap/>
            <w:hideMark/>
          </w:tcPr>
          <w:p w14:paraId="7170982E" w14:textId="77777777" w:rsidR="00C54DB9" w:rsidRPr="00474F98" w:rsidRDefault="00C54DB9" w:rsidP="00474F98">
            <w:pPr>
              <w:jc w:val="center"/>
              <w:rPr>
                <w:color w:val="000000"/>
                <w:sz w:val="18"/>
                <w:szCs w:val="18"/>
              </w:rPr>
            </w:pPr>
            <w:r w:rsidRPr="00474F98">
              <w:rPr>
                <w:color w:val="000000"/>
                <w:sz w:val="18"/>
                <w:szCs w:val="18"/>
              </w:rPr>
              <w:t>0.145838</w:t>
            </w:r>
          </w:p>
        </w:tc>
        <w:tc>
          <w:tcPr>
            <w:tcW w:w="2126" w:type="dxa"/>
            <w:noWrap/>
            <w:hideMark/>
          </w:tcPr>
          <w:p w14:paraId="078B016B" w14:textId="77777777" w:rsidR="00C54DB9" w:rsidRPr="00474F98" w:rsidRDefault="00C54DB9" w:rsidP="00474F98">
            <w:pPr>
              <w:jc w:val="center"/>
              <w:rPr>
                <w:color w:val="000000"/>
                <w:sz w:val="18"/>
                <w:szCs w:val="18"/>
              </w:rPr>
            </w:pPr>
            <w:r w:rsidRPr="00474F98">
              <w:rPr>
                <w:color w:val="000000"/>
                <w:sz w:val="18"/>
                <w:szCs w:val="18"/>
              </w:rPr>
              <w:t>-0.503</w:t>
            </w:r>
          </w:p>
        </w:tc>
      </w:tr>
      <w:tr w:rsidR="00C54DB9" w:rsidRPr="00C54DB9" w14:paraId="7049D2F0" w14:textId="77777777" w:rsidTr="00C54DB9">
        <w:trPr>
          <w:trHeight w:val="300"/>
        </w:trPr>
        <w:tc>
          <w:tcPr>
            <w:tcW w:w="3580" w:type="dxa"/>
            <w:noWrap/>
            <w:hideMark/>
          </w:tcPr>
          <w:p w14:paraId="3CF2A1C1" w14:textId="77777777" w:rsidR="00C54DB9" w:rsidRPr="00474F98" w:rsidRDefault="00C54DB9">
            <w:pPr>
              <w:rPr>
                <w:color w:val="000000"/>
                <w:sz w:val="18"/>
                <w:szCs w:val="18"/>
              </w:rPr>
            </w:pPr>
            <w:r w:rsidRPr="00474F98">
              <w:rPr>
                <w:color w:val="000000"/>
                <w:sz w:val="18"/>
                <w:szCs w:val="18"/>
              </w:rPr>
              <w:t>3rd-Ventricle (Vol)</w:t>
            </w:r>
          </w:p>
        </w:tc>
        <w:tc>
          <w:tcPr>
            <w:tcW w:w="1802" w:type="dxa"/>
            <w:noWrap/>
            <w:hideMark/>
          </w:tcPr>
          <w:p w14:paraId="39CCDBD3" w14:textId="77777777" w:rsidR="00C54DB9" w:rsidRPr="00474F98" w:rsidRDefault="00C54DB9" w:rsidP="00474F98">
            <w:pPr>
              <w:jc w:val="center"/>
              <w:rPr>
                <w:color w:val="000000"/>
                <w:sz w:val="18"/>
                <w:szCs w:val="18"/>
              </w:rPr>
            </w:pPr>
            <w:r w:rsidRPr="00474F98">
              <w:rPr>
                <w:color w:val="000000"/>
                <w:sz w:val="18"/>
                <w:szCs w:val="18"/>
              </w:rPr>
              <w:t>1.576</w:t>
            </w:r>
          </w:p>
        </w:tc>
        <w:tc>
          <w:tcPr>
            <w:tcW w:w="1701" w:type="dxa"/>
            <w:noWrap/>
            <w:hideMark/>
          </w:tcPr>
          <w:p w14:paraId="0319F3DD" w14:textId="77777777" w:rsidR="00C54DB9" w:rsidRPr="00474F98" w:rsidRDefault="00C54DB9" w:rsidP="00474F98">
            <w:pPr>
              <w:jc w:val="center"/>
              <w:rPr>
                <w:color w:val="000000"/>
                <w:sz w:val="18"/>
                <w:szCs w:val="18"/>
              </w:rPr>
            </w:pPr>
            <w:r w:rsidRPr="00474F98">
              <w:rPr>
                <w:color w:val="000000"/>
                <w:sz w:val="18"/>
                <w:szCs w:val="18"/>
              </w:rPr>
              <w:t>0.149401</w:t>
            </w:r>
          </w:p>
        </w:tc>
        <w:tc>
          <w:tcPr>
            <w:tcW w:w="2126" w:type="dxa"/>
            <w:noWrap/>
            <w:hideMark/>
          </w:tcPr>
          <w:p w14:paraId="15AD2055" w14:textId="77777777" w:rsidR="00C54DB9" w:rsidRPr="00474F98" w:rsidRDefault="00C54DB9" w:rsidP="00474F98">
            <w:pPr>
              <w:jc w:val="center"/>
              <w:rPr>
                <w:color w:val="000000"/>
                <w:sz w:val="18"/>
                <w:szCs w:val="18"/>
              </w:rPr>
            </w:pPr>
            <w:r w:rsidRPr="00474F98">
              <w:rPr>
                <w:color w:val="000000"/>
                <w:sz w:val="18"/>
                <w:szCs w:val="18"/>
              </w:rPr>
              <w:t>0.498</w:t>
            </w:r>
          </w:p>
        </w:tc>
      </w:tr>
      <w:tr w:rsidR="00C54DB9" w:rsidRPr="00C54DB9" w14:paraId="36603B88" w14:textId="77777777" w:rsidTr="00C54DB9">
        <w:trPr>
          <w:trHeight w:val="300"/>
        </w:trPr>
        <w:tc>
          <w:tcPr>
            <w:tcW w:w="3580" w:type="dxa"/>
            <w:noWrap/>
            <w:hideMark/>
          </w:tcPr>
          <w:p w14:paraId="5B2E2C2F" w14:textId="77777777" w:rsidR="00C54DB9" w:rsidRPr="00474F98" w:rsidRDefault="00C54DB9">
            <w:pPr>
              <w:rPr>
                <w:color w:val="000000"/>
                <w:sz w:val="18"/>
                <w:szCs w:val="18"/>
              </w:rPr>
            </w:pPr>
            <w:r w:rsidRPr="00474F98">
              <w:rPr>
                <w:color w:val="000000"/>
                <w:sz w:val="18"/>
                <w:szCs w:val="18"/>
              </w:rPr>
              <w:t>lh_G&amp;S_subcentral_thickness</w:t>
            </w:r>
          </w:p>
        </w:tc>
        <w:tc>
          <w:tcPr>
            <w:tcW w:w="1802" w:type="dxa"/>
            <w:noWrap/>
            <w:hideMark/>
          </w:tcPr>
          <w:p w14:paraId="1818D7EA" w14:textId="77777777" w:rsidR="00C54DB9" w:rsidRPr="00474F98" w:rsidRDefault="00C54DB9" w:rsidP="00474F98">
            <w:pPr>
              <w:jc w:val="center"/>
              <w:rPr>
                <w:color w:val="000000"/>
                <w:sz w:val="18"/>
                <w:szCs w:val="18"/>
              </w:rPr>
            </w:pPr>
            <w:r w:rsidRPr="00474F98">
              <w:rPr>
                <w:color w:val="000000"/>
                <w:sz w:val="18"/>
                <w:szCs w:val="18"/>
              </w:rPr>
              <w:t>-1.421</w:t>
            </w:r>
          </w:p>
        </w:tc>
        <w:tc>
          <w:tcPr>
            <w:tcW w:w="1701" w:type="dxa"/>
            <w:noWrap/>
            <w:hideMark/>
          </w:tcPr>
          <w:p w14:paraId="0C1FF810" w14:textId="77777777" w:rsidR="00C54DB9" w:rsidRPr="00474F98" w:rsidRDefault="00C54DB9" w:rsidP="00474F98">
            <w:pPr>
              <w:jc w:val="center"/>
              <w:rPr>
                <w:color w:val="000000"/>
                <w:sz w:val="18"/>
                <w:szCs w:val="18"/>
              </w:rPr>
            </w:pPr>
            <w:r w:rsidRPr="00474F98">
              <w:rPr>
                <w:color w:val="000000"/>
                <w:sz w:val="18"/>
                <w:szCs w:val="18"/>
              </w:rPr>
              <w:t>0.188969</w:t>
            </w:r>
          </w:p>
        </w:tc>
        <w:tc>
          <w:tcPr>
            <w:tcW w:w="2126" w:type="dxa"/>
            <w:noWrap/>
            <w:hideMark/>
          </w:tcPr>
          <w:p w14:paraId="417C3F4D" w14:textId="77777777" w:rsidR="00C54DB9" w:rsidRPr="00474F98" w:rsidRDefault="00C54DB9" w:rsidP="00474F98">
            <w:pPr>
              <w:jc w:val="center"/>
              <w:rPr>
                <w:color w:val="000000"/>
                <w:sz w:val="18"/>
                <w:szCs w:val="18"/>
              </w:rPr>
            </w:pPr>
            <w:r w:rsidRPr="00474F98">
              <w:rPr>
                <w:color w:val="000000"/>
                <w:sz w:val="18"/>
                <w:szCs w:val="18"/>
              </w:rPr>
              <w:t>-0.449</w:t>
            </w:r>
          </w:p>
        </w:tc>
      </w:tr>
      <w:tr w:rsidR="00C54DB9" w:rsidRPr="00C54DB9" w14:paraId="059B4795" w14:textId="77777777" w:rsidTr="00C54DB9">
        <w:trPr>
          <w:trHeight w:val="300"/>
        </w:trPr>
        <w:tc>
          <w:tcPr>
            <w:tcW w:w="3580" w:type="dxa"/>
            <w:noWrap/>
            <w:hideMark/>
          </w:tcPr>
          <w:p w14:paraId="24D897F7" w14:textId="77777777" w:rsidR="00C54DB9" w:rsidRPr="00474F98" w:rsidRDefault="00C54DB9">
            <w:pPr>
              <w:rPr>
                <w:color w:val="000000"/>
                <w:sz w:val="18"/>
                <w:szCs w:val="18"/>
              </w:rPr>
            </w:pPr>
            <w:r w:rsidRPr="00474F98">
              <w:rPr>
                <w:color w:val="000000"/>
                <w:sz w:val="18"/>
                <w:szCs w:val="18"/>
              </w:rPr>
              <w:t>Left-Pallidum (Vol)</w:t>
            </w:r>
          </w:p>
        </w:tc>
        <w:tc>
          <w:tcPr>
            <w:tcW w:w="1802" w:type="dxa"/>
            <w:noWrap/>
            <w:hideMark/>
          </w:tcPr>
          <w:p w14:paraId="5FC95F18" w14:textId="77777777" w:rsidR="00C54DB9" w:rsidRPr="00474F98" w:rsidRDefault="00C54DB9" w:rsidP="00474F98">
            <w:pPr>
              <w:jc w:val="center"/>
              <w:rPr>
                <w:color w:val="000000"/>
                <w:sz w:val="18"/>
                <w:szCs w:val="18"/>
              </w:rPr>
            </w:pPr>
            <w:r w:rsidRPr="00474F98">
              <w:rPr>
                <w:color w:val="000000"/>
                <w:sz w:val="18"/>
                <w:szCs w:val="18"/>
              </w:rPr>
              <w:t>-1.267</w:t>
            </w:r>
          </w:p>
        </w:tc>
        <w:tc>
          <w:tcPr>
            <w:tcW w:w="1701" w:type="dxa"/>
            <w:noWrap/>
            <w:hideMark/>
          </w:tcPr>
          <w:p w14:paraId="4B52103B" w14:textId="77777777" w:rsidR="00C54DB9" w:rsidRPr="00474F98" w:rsidRDefault="00C54DB9" w:rsidP="00474F98">
            <w:pPr>
              <w:jc w:val="center"/>
              <w:rPr>
                <w:color w:val="000000"/>
                <w:sz w:val="18"/>
                <w:szCs w:val="18"/>
              </w:rPr>
            </w:pPr>
            <w:r w:rsidRPr="00474F98">
              <w:rPr>
                <w:color w:val="000000"/>
                <w:sz w:val="18"/>
                <w:szCs w:val="18"/>
              </w:rPr>
              <w:t>0.236941</w:t>
            </w:r>
          </w:p>
        </w:tc>
        <w:tc>
          <w:tcPr>
            <w:tcW w:w="2126" w:type="dxa"/>
            <w:noWrap/>
            <w:hideMark/>
          </w:tcPr>
          <w:p w14:paraId="26459295" w14:textId="77777777" w:rsidR="00C54DB9" w:rsidRPr="00474F98" w:rsidRDefault="00C54DB9" w:rsidP="00474F98">
            <w:pPr>
              <w:jc w:val="center"/>
              <w:rPr>
                <w:color w:val="000000"/>
                <w:sz w:val="18"/>
                <w:szCs w:val="18"/>
              </w:rPr>
            </w:pPr>
            <w:r w:rsidRPr="00474F98">
              <w:rPr>
                <w:color w:val="000000"/>
                <w:sz w:val="18"/>
                <w:szCs w:val="18"/>
              </w:rPr>
              <w:t>-0.401</w:t>
            </w:r>
          </w:p>
        </w:tc>
      </w:tr>
      <w:tr w:rsidR="00C54DB9" w:rsidRPr="00C54DB9" w14:paraId="6AA474C1" w14:textId="77777777" w:rsidTr="00C54DB9">
        <w:trPr>
          <w:trHeight w:val="300"/>
        </w:trPr>
        <w:tc>
          <w:tcPr>
            <w:tcW w:w="3580" w:type="dxa"/>
            <w:noWrap/>
            <w:hideMark/>
          </w:tcPr>
          <w:p w14:paraId="3115D0CF" w14:textId="77777777" w:rsidR="00C54DB9" w:rsidRPr="00474F98" w:rsidRDefault="00C54DB9">
            <w:pPr>
              <w:rPr>
                <w:color w:val="000000"/>
                <w:sz w:val="18"/>
                <w:szCs w:val="18"/>
              </w:rPr>
            </w:pPr>
            <w:r w:rsidRPr="00474F98">
              <w:rPr>
                <w:color w:val="000000"/>
                <w:sz w:val="18"/>
                <w:szCs w:val="18"/>
              </w:rPr>
              <w:t>rh_S_temporal_transverse_thickness</w:t>
            </w:r>
          </w:p>
        </w:tc>
        <w:tc>
          <w:tcPr>
            <w:tcW w:w="1802" w:type="dxa"/>
            <w:noWrap/>
            <w:hideMark/>
          </w:tcPr>
          <w:p w14:paraId="04AD6B64" w14:textId="77777777" w:rsidR="00C54DB9" w:rsidRPr="00474F98" w:rsidRDefault="00C54DB9" w:rsidP="00474F98">
            <w:pPr>
              <w:jc w:val="center"/>
              <w:rPr>
                <w:color w:val="000000"/>
                <w:sz w:val="18"/>
                <w:szCs w:val="18"/>
              </w:rPr>
            </w:pPr>
            <w:r w:rsidRPr="00474F98">
              <w:rPr>
                <w:color w:val="000000"/>
                <w:sz w:val="18"/>
                <w:szCs w:val="18"/>
              </w:rPr>
              <w:t>-1.218</w:t>
            </w:r>
          </w:p>
        </w:tc>
        <w:tc>
          <w:tcPr>
            <w:tcW w:w="1701" w:type="dxa"/>
            <w:noWrap/>
            <w:hideMark/>
          </w:tcPr>
          <w:p w14:paraId="0BFD7CC0" w14:textId="77777777" w:rsidR="00C54DB9" w:rsidRPr="00474F98" w:rsidRDefault="00C54DB9" w:rsidP="00474F98">
            <w:pPr>
              <w:jc w:val="center"/>
              <w:rPr>
                <w:color w:val="000000"/>
                <w:sz w:val="18"/>
                <w:szCs w:val="18"/>
              </w:rPr>
            </w:pPr>
            <w:r w:rsidRPr="00474F98">
              <w:rPr>
                <w:color w:val="000000"/>
                <w:sz w:val="18"/>
                <w:szCs w:val="18"/>
              </w:rPr>
              <w:t>0.254297</w:t>
            </w:r>
          </w:p>
        </w:tc>
        <w:tc>
          <w:tcPr>
            <w:tcW w:w="2126" w:type="dxa"/>
            <w:noWrap/>
            <w:hideMark/>
          </w:tcPr>
          <w:p w14:paraId="16A785AE" w14:textId="77777777" w:rsidR="00C54DB9" w:rsidRPr="00474F98" w:rsidRDefault="00C54DB9" w:rsidP="00474F98">
            <w:pPr>
              <w:jc w:val="center"/>
              <w:rPr>
                <w:color w:val="000000"/>
                <w:sz w:val="18"/>
                <w:szCs w:val="18"/>
              </w:rPr>
            </w:pPr>
            <w:r w:rsidRPr="00474F98">
              <w:rPr>
                <w:color w:val="000000"/>
                <w:sz w:val="18"/>
                <w:szCs w:val="18"/>
              </w:rPr>
              <w:t>-0.385</w:t>
            </w:r>
          </w:p>
        </w:tc>
      </w:tr>
      <w:tr w:rsidR="00C54DB9" w:rsidRPr="00C54DB9" w14:paraId="27C62AA4" w14:textId="77777777" w:rsidTr="00C54DB9">
        <w:trPr>
          <w:trHeight w:val="300"/>
        </w:trPr>
        <w:tc>
          <w:tcPr>
            <w:tcW w:w="3580" w:type="dxa"/>
            <w:noWrap/>
            <w:hideMark/>
          </w:tcPr>
          <w:p w14:paraId="422006F3" w14:textId="77777777" w:rsidR="00C54DB9" w:rsidRPr="00474F98" w:rsidRDefault="00C54DB9">
            <w:pPr>
              <w:rPr>
                <w:color w:val="000000"/>
                <w:sz w:val="18"/>
                <w:szCs w:val="18"/>
              </w:rPr>
            </w:pPr>
            <w:r w:rsidRPr="00474F98">
              <w:rPr>
                <w:color w:val="000000"/>
                <w:sz w:val="18"/>
                <w:szCs w:val="18"/>
              </w:rPr>
              <w:t>Right-vessel (Vol)</w:t>
            </w:r>
          </w:p>
        </w:tc>
        <w:tc>
          <w:tcPr>
            <w:tcW w:w="1802" w:type="dxa"/>
            <w:noWrap/>
            <w:hideMark/>
          </w:tcPr>
          <w:p w14:paraId="11290EB5" w14:textId="77777777" w:rsidR="00C54DB9" w:rsidRPr="00474F98" w:rsidRDefault="00C54DB9" w:rsidP="00474F98">
            <w:pPr>
              <w:jc w:val="center"/>
              <w:rPr>
                <w:color w:val="000000"/>
                <w:sz w:val="18"/>
                <w:szCs w:val="18"/>
              </w:rPr>
            </w:pPr>
            <w:r w:rsidRPr="00474F98">
              <w:rPr>
                <w:color w:val="000000"/>
                <w:sz w:val="18"/>
                <w:szCs w:val="18"/>
              </w:rPr>
              <w:t>1.151</w:t>
            </w:r>
          </w:p>
        </w:tc>
        <w:tc>
          <w:tcPr>
            <w:tcW w:w="1701" w:type="dxa"/>
            <w:noWrap/>
            <w:hideMark/>
          </w:tcPr>
          <w:p w14:paraId="6F25E0AF" w14:textId="77777777" w:rsidR="00C54DB9" w:rsidRPr="00474F98" w:rsidRDefault="00C54DB9" w:rsidP="00474F98">
            <w:pPr>
              <w:jc w:val="center"/>
              <w:rPr>
                <w:color w:val="000000"/>
                <w:sz w:val="18"/>
                <w:szCs w:val="18"/>
              </w:rPr>
            </w:pPr>
            <w:r w:rsidRPr="00474F98">
              <w:rPr>
                <w:color w:val="000000"/>
                <w:sz w:val="18"/>
                <w:szCs w:val="18"/>
              </w:rPr>
              <w:t>0.279344</w:t>
            </w:r>
          </w:p>
        </w:tc>
        <w:tc>
          <w:tcPr>
            <w:tcW w:w="2126" w:type="dxa"/>
            <w:noWrap/>
            <w:hideMark/>
          </w:tcPr>
          <w:p w14:paraId="1B299CDA" w14:textId="77777777" w:rsidR="00C54DB9" w:rsidRPr="00474F98" w:rsidRDefault="00C54DB9" w:rsidP="00474F98">
            <w:pPr>
              <w:jc w:val="center"/>
              <w:rPr>
                <w:color w:val="000000"/>
                <w:sz w:val="18"/>
                <w:szCs w:val="18"/>
              </w:rPr>
            </w:pPr>
            <w:r w:rsidRPr="00474F98">
              <w:rPr>
                <w:color w:val="000000"/>
                <w:sz w:val="18"/>
                <w:szCs w:val="18"/>
              </w:rPr>
              <w:t>0.364</w:t>
            </w:r>
          </w:p>
        </w:tc>
      </w:tr>
      <w:tr w:rsidR="00C54DB9" w:rsidRPr="00C54DB9" w14:paraId="7F25A81E" w14:textId="77777777" w:rsidTr="00C54DB9">
        <w:trPr>
          <w:trHeight w:val="300"/>
        </w:trPr>
        <w:tc>
          <w:tcPr>
            <w:tcW w:w="3580" w:type="dxa"/>
            <w:noWrap/>
            <w:hideMark/>
          </w:tcPr>
          <w:p w14:paraId="785E8CCC" w14:textId="77777777" w:rsidR="00C54DB9" w:rsidRPr="00474F98" w:rsidRDefault="00C54DB9">
            <w:pPr>
              <w:rPr>
                <w:color w:val="000000"/>
                <w:sz w:val="18"/>
                <w:szCs w:val="18"/>
              </w:rPr>
            </w:pPr>
            <w:r w:rsidRPr="00474F98">
              <w:rPr>
                <w:color w:val="000000"/>
                <w:sz w:val="18"/>
                <w:szCs w:val="18"/>
              </w:rPr>
              <w:t>SubCortGrayVol (Vol)</w:t>
            </w:r>
          </w:p>
        </w:tc>
        <w:tc>
          <w:tcPr>
            <w:tcW w:w="1802" w:type="dxa"/>
            <w:noWrap/>
            <w:hideMark/>
          </w:tcPr>
          <w:p w14:paraId="32D0E594" w14:textId="77777777" w:rsidR="00C54DB9" w:rsidRPr="00474F98" w:rsidRDefault="00C54DB9" w:rsidP="00474F98">
            <w:pPr>
              <w:jc w:val="center"/>
              <w:rPr>
                <w:color w:val="000000"/>
                <w:sz w:val="18"/>
                <w:szCs w:val="18"/>
              </w:rPr>
            </w:pPr>
            <w:r w:rsidRPr="00474F98">
              <w:rPr>
                <w:color w:val="000000"/>
                <w:sz w:val="18"/>
                <w:szCs w:val="18"/>
              </w:rPr>
              <w:t>-1.131</w:t>
            </w:r>
          </w:p>
        </w:tc>
        <w:tc>
          <w:tcPr>
            <w:tcW w:w="1701" w:type="dxa"/>
            <w:noWrap/>
            <w:hideMark/>
          </w:tcPr>
          <w:p w14:paraId="1304304A" w14:textId="77777777" w:rsidR="00C54DB9" w:rsidRPr="00474F98" w:rsidRDefault="00C54DB9" w:rsidP="00474F98">
            <w:pPr>
              <w:jc w:val="center"/>
              <w:rPr>
                <w:color w:val="000000"/>
                <w:sz w:val="18"/>
                <w:szCs w:val="18"/>
              </w:rPr>
            </w:pPr>
            <w:r w:rsidRPr="00474F98">
              <w:rPr>
                <w:color w:val="000000"/>
                <w:sz w:val="18"/>
                <w:szCs w:val="18"/>
              </w:rPr>
              <w:t>0.287403</w:t>
            </w:r>
          </w:p>
        </w:tc>
        <w:tc>
          <w:tcPr>
            <w:tcW w:w="2126" w:type="dxa"/>
            <w:noWrap/>
            <w:hideMark/>
          </w:tcPr>
          <w:p w14:paraId="22BD5256" w14:textId="77777777" w:rsidR="00C54DB9" w:rsidRPr="00474F98" w:rsidRDefault="00C54DB9" w:rsidP="00474F98">
            <w:pPr>
              <w:jc w:val="center"/>
              <w:rPr>
                <w:color w:val="000000"/>
                <w:sz w:val="18"/>
                <w:szCs w:val="18"/>
              </w:rPr>
            </w:pPr>
            <w:r w:rsidRPr="00474F98">
              <w:rPr>
                <w:color w:val="000000"/>
                <w:sz w:val="18"/>
                <w:szCs w:val="18"/>
              </w:rPr>
              <w:t>-0.358</w:t>
            </w:r>
          </w:p>
        </w:tc>
      </w:tr>
      <w:tr w:rsidR="00C54DB9" w:rsidRPr="00C54DB9" w14:paraId="174AE5F6" w14:textId="77777777" w:rsidTr="00C54DB9">
        <w:trPr>
          <w:trHeight w:val="300"/>
        </w:trPr>
        <w:tc>
          <w:tcPr>
            <w:tcW w:w="3580" w:type="dxa"/>
            <w:noWrap/>
            <w:hideMark/>
          </w:tcPr>
          <w:p w14:paraId="62AF8048" w14:textId="77777777" w:rsidR="00C54DB9" w:rsidRPr="00474F98" w:rsidRDefault="00C54DB9">
            <w:pPr>
              <w:rPr>
                <w:color w:val="000000"/>
                <w:sz w:val="18"/>
                <w:szCs w:val="18"/>
              </w:rPr>
            </w:pPr>
            <w:r w:rsidRPr="00474F98">
              <w:rPr>
                <w:color w:val="000000"/>
                <w:sz w:val="18"/>
                <w:szCs w:val="18"/>
              </w:rPr>
              <w:t>Left-Amygdala (Vol)</w:t>
            </w:r>
          </w:p>
        </w:tc>
        <w:tc>
          <w:tcPr>
            <w:tcW w:w="1802" w:type="dxa"/>
            <w:noWrap/>
            <w:hideMark/>
          </w:tcPr>
          <w:p w14:paraId="56109958" w14:textId="77777777" w:rsidR="00C54DB9" w:rsidRPr="00474F98" w:rsidRDefault="00C54DB9" w:rsidP="00474F98">
            <w:pPr>
              <w:jc w:val="center"/>
              <w:rPr>
                <w:color w:val="000000"/>
                <w:sz w:val="18"/>
                <w:szCs w:val="18"/>
              </w:rPr>
            </w:pPr>
            <w:r w:rsidRPr="00474F98">
              <w:rPr>
                <w:color w:val="000000"/>
                <w:sz w:val="18"/>
                <w:szCs w:val="18"/>
              </w:rPr>
              <w:t>-0.908</w:t>
            </w:r>
          </w:p>
        </w:tc>
        <w:tc>
          <w:tcPr>
            <w:tcW w:w="1701" w:type="dxa"/>
            <w:noWrap/>
            <w:hideMark/>
          </w:tcPr>
          <w:p w14:paraId="55D7A1E1" w14:textId="77777777" w:rsidR="00C54DB9" w:rsidRPr="00474F98" w:rsidRDefault="00C54DB9" w:rsidP="00474F98">
            <w:pPr>
              <w:jc w:val="center"/>
              <w:rPr>
                <w:color w:val="000000"/>
                <w:sz w:val="18"/>
                <w:szCs w:val="18"/>
              </w:rPr>
            </w:pPr>
            <w:r w:rsidRPr="00474F98">
              <w:rPr>
                <w:color w:val="000000"/>
                <w:sz w:val="18"/>
                <w:szCs w:val="18"/>
              </w:rPr>
              <w:t>0.387654</w:t>
            </w:r>
          </w:p>
        </w:tc>
        <w:tc>
          <w:tcPr>
            <w:tcW w:w="2126" w:type="dxa"/>
            <w:noWrap/>
            <w:hideMark/>
          </w:tcPr>
          <w:p w14:paraId="4C6A1791" w14:textId="77777777" w:rsidR="00C54DB9" w:rsidRPr="00474F98" w:rsidRDefault="00C54DB9" w:rsidP="00474F98">
            <w:pPr>
              <w:jc w:val="center"/>
              <w:rPr>
                <w:color w:val="000000"/>
                <w:sz w:val="18"/>
                <w:szCs w:val="18"/>
              </w:rPr>
            </w:pPr>
            <w:r w:rsidRPr="00474F98">
              <w:rPr>
                <w:color w:val="000000"/>
                <w:sz w:val="18"/>
                <w:szCs w:val="18"/>
              </w:rPr>
              <w:t>-0.287</w:t>
            </w:r>
          </w:p>
        </w:tc>
      </w:tr>
      <w:tr w:rsidR="00C54DB9" w:rsidRPr="00C54DB9" w14:paraId="29EBAC06" w14:textId="77777777" w:rsidTr="00C54DB9">
        <w:trPr>
          <w:trHeight w:val="300"/>
        </w:trPr>
        <w:tc>
          <w:tcPr>
            <w:tcW w:w="3580" w:type="dxa"/>
            <w:noWrap/>
            <w:hideMark/>
          </w:tcPr>
          <w:p w14:paraId="2F64BCD3" w14:textId="77777777" w:rsidR="00C54DB9" w:rsidRPr="00474F98" w:rsidRDefault="00C54DB9">
            <w:pPr>
              <w:rPr>
                <w:color w:val="000000"/>
                <w:sz w:val="18"/>
                <w:szCs w:val="18"/>
              </w:rPr>
            </w:pPr>
            <w:r w:rsidRPr="00474F98">
              <w:rPr>
                <w:color w:val="000000"/>
                <w:sz w:val="18"/>
                <w:szCs w:val="18"/>
              </w:rPr>
              <w:t>rh_S_interm_prim-Jensen_thickness</w:t>
            </w:r>
          </w:p>
        </w:tc>
        <w:tc>
          <w:tcPr>
            <w:tcW w:w="1802" w:type="dxa"/>
            <w:noWrap/>
            <w:hideMark/>
          </w:tcPr>
          <w:p w14:paraId="067C1A66" w14:textId="77777777" w:rsidR="00C54DB9" w:rsidRPr="00474F98" w:rsidRDefault="00C54DB9" w:rsidP="00474F98">
            <w:pPr>
              <w:jc w:val="center"/>
              <w:rPr>
                <w:color w:val="000000"/>
                <w:sz w:val="18"/>
                <w:szCs w:val="18"/>
              </w:rPr>
            </w:pPr>
            <w:r w:rsidRPr="00474F98">
              <w:rPr>
                <w:color w:val="000000"/>
                <w:sz w:val="18"/>
                <w:szCs w:val="18"/>
              </w:rPr>
              <w:t>-0.866</w:t>
            </w:r>
          </w:p>
        </w:tc>
        <w:tc>
          <w:tcPr>
            <w:tcW w:w="1701" w:type="dxa"/>
            <w:noWrap/>
            <w:hideMark/>
          </w:tcPr>
          <w:p w14:paraId="620D671D" w14:textId="77777777" w:rsidR="00C54DB9" w:rsidRPr="00474F98" w:rsidRDefault="00C54DB9" w:rsidP="00474F98">
            <w:pPr>
              <w:jc w:val="center"/>
              <w:rPr>
                <w:color w:val="000000"/>
                <w:sz w:val="18"/>
                <w:szCs w:val="18"/>
              </w:rPr>
            </w:pPr>
            <w:r w:rsidRPr="00474F98">
              <w:rPr>
                <w:color w:val="000000"/>
                <w:sz w:val="18"/>
                <w:szCs w:val="18"/>
              </w:rPr>
              <w:t>0.40891</w:t>
            </w:r>
          </w:p>
        </w:tc>
        <w:tc>
          <w:tcPr>
            <w:tcW w:w="2126" w:type="dxa"/>
            <w:noWrap/>
            <w:hideMark/>
          </w:tcPr>
          <w:p w14:paraId="3739ACE1" w14:textId="77777777" w:rsidR="00C54DB9" w:rsidRPr="00474F98" w:rsidRDefault="00C54DB9" w:rsidP="00474F98">
            <w:pPr>
              <w:jc w:val="center"/>
              <w:rPr>
                <w:color w:val="000000"/>
                <w:sz w:val="18"/>
                <w:szCs w:val="18"/>
              </w:rPr>
            </w:pPr>
            <w:r w:rsidRPr="00474F98">
              <w:rPr>
                <w:color w:val="000000"/>
                <w:sz w:val="18"/>
                <w:szCs w:val="18"/>
              </w:rPr>
              <w:t>-0.274</w:t>
            </w:r>
          </w:p>
        </w:tc>
      </w:tr>
    </w:tbl>
    <w:p w14:paraId="6C84ADED" w14:textId="77777777" w:rsidR="00C54DB9" w:rsidRDefault="00C54DB9" w:rsidP="00C54DB9"/>
    <w:p w14:paraId="4C2376FC" w14:textId="77777777" w:rsidR="00C54DB9" w:rsidRDefault="00C54DB9" w:rsidP="00C54DB9"/>
    <w:p w14:paraId="5D3ACC5F" w14:textId="7E2FB9F7" w:rsidR="00C54DB9" w:rsidRDefault="00474F98" w:rsidP="00A10603">
      <w:pPr>
        <w:pStyle w:val="berschrift3"/>
      </w:pPr>
      <w:r>
        <w:t xml:space="preserve">S4: </w:t>
      </w:r>
      <w:r w:rsidR="00C54DB9">
        <w:t>Between</w:t>
      </w:r>
      <w:r w:rsidR="00A10603">
        <w:t xml:space="preserve">-group comparison </w:t>
      </w:r>
    </w:p>
    <w:p w14:paraId="2BF3A0F8" w14:textId="7BE1BF0B" w:rsidR="00474F98" w:rsidRDefault="00A10603" w:rsidP="00C54DB9">
      <w:r>
        <w:t xml:space="preserve">Independent t-test </w:t>
      </w:r>
      <w:r w:rsidR="00474F98">
        <w:t xml:space="preserve">were performed </w:t>
      </w:r>
      <w:r>
        <w:t>between SCI-NP and SCI-nNP</w:t>
      </w:r>
      <w:r w:rsidR="00474F98">
        <w:t>. The table includes brain features name, test statistics, uncorrected</w:t>
      </w:r>
      <w:r w:rsidR="00474F98">
        <w:rPr>
          <w:rStyle w:val="apple-converted-space"/>
          <w:rFonts w:ascii="-webkit-standard" w:eastAsiaTheme="majorEastAsia" w:hAnsi="-webkit-standard"/>
          <w:color w:val="000000"/>
          <w:sz w:val="27"/>
          <w:szCs w:val="27"/>
        </w:rPr>
        <w:t xml:space="preserve"> </w:t>
      </w:r>
      <w:r w:rsidR="00474F98">
        <w:rPr>
          <w:rStyle w:val="Hervorhebung"/>
          <w:rFonts w:eastAsiaTheme="majorEastAsia"/>
          <w:color w:val="000000"/>
        </w:rPr>
        <w:t>p</w:t>
      </w:r>
      <w:r w:rsidR="00474F98">
        <w:t>-values and Cohen’s</w:t>
      </w:r>
      <w:r w:rsidR="00474F98">
        <w:rPr>
          <w:rStyle w:val="apple-converted-space"/>
          <w:rFonts w:ascii="-webkit-standard" w:eastAsiaTheme="majorEastAsia" w:hAnsi="-webkit-standard"/>
          <w:color w:val="000000"/>
          <w:sz w:val="27"/>
          <w:szCs w:val="27"/>
        </w:rPr>
        <w:t xml:space="preserve"> </w:t>
      </w:r>
      <w:r w:rsidR="00474F98">
        <w:rPr>
          <w:rStyle w:val="Hervorhebung"/>
          <w:rFonts w:eastAsiaTheme="majorEastAsia"/>
          <w:color w:val="000000"/>
        </w:rPr>
        <w:t xml:space="preserve">d </w:t>
      </w:r>
      <w:r w:rsidR="00474F98">
        <w:t>effect sizes.</w:t>
      </w:r>
    </w:p>
    <w:tbl>
      <w:tblPr>
        <w:tblStyle w:val="Tabellenraster"/>
        <w:tblW w:w="9067" w:type="dxa"/>
        <w:tblLook w:val="04A0" w:firstRow="1" w:lastRow="0" w:firstColumn="1" w:lastColumn="0" w:noHBand="0" w:noVBand="1"/>
      </w:tblPr>
      <w:tblGrid>
        <w:gridCol w:w="3580"/>
        <w:gridCol w:w="1802"/>
        <w:gridCol w:w="1701"/>
        <w:gridCol w:w="1984"/>
      </w:tblGrid>
      <w:tr w:rsidR="00A10603" w:rsidRPr="00A10603" w14:paraId="522A9047" w14:textId="77777777" w:rsidTr="00A10603">
        <w:trPr>
          <w:trHeight w:val="300"/>
        </w:trPr>
        <w:tc>
          <w:tcPr>
            <w:tcW w:w="3580" w:type="dxa"/>
            <w:noWrap/>
            <w:hideMark/>
          </w:tcPr>
          <w:p w14:paraId="20A53D3D" w14:textId="3289BE0A" w:rsidR="00A10603" w:rsidRPr="00474F98" w:rsidRDefault="00474F98">
            <w:pPr>
              <w:jc w:val="center"/>
              <w:rPr>
                <w:b/>
                <w:bCs/>
                <w:sz w:val="18"/>
                <w:szCs w:val="18"/>
              </w:rPr>
            </w:pPr>
            <w:r w:rsidRPr="00474F98">
              <w:rPr>
                <w:b/>
                <w:bCs/>
                <w:sz w:val="18"/>
                <w:szCs w:val="18"/>
              </w:rPr>
              <w:t>Brain feature</w:t>
            </w:r>
            <w:r w:rsidR="00F94C82">
              <w:rPr>
                <w:b/>
                <w:bCs/>
                <w:sz w:val="18"/>
                <w:szCs w:val="18"/>
              </w:rPr>
              <w:t>s</w:t>
            </w:r>
          </w:p>
        </w:tc>
        <w:tc>
          <w:tcPr>
            <w:tcW w:w="1802" w:type="dxa"/>
            <w:noWrap/>
            <w:hideMark/>
          </w:tcPr>
          <w:p w14:paraId="7872D3E8" w14:textId="797E2676" w:rsidR="00A10603" w:rsidRPr="00474F98" w:rsidRDefault="00A10603">
            <w:pPr>
              <w:jc w:val="center"/>
              <w:rPr>
                <w:b/>
                <w:bCs/>
                <w:sz w:val="18"/>
                <w:szCs w:val="18"/>
              </w:rPr>
            </w:pPr>
            <w:r w:rsidRPr="00474F98">
              <w:rPr>
                <w:b/>
                <w:bCs/>
                <w:sz w:val="18"/>
                <w:szCs w:val="18"/>
              </w:rPr>
              <w:t>T-value</w:t>
            </w:r>
          </w:p>
        </w:tc>
        <w:tc>
          <w:tcPr>
            <w:tcW w:w="1701" w:type="dxa"/>
            <w:noWrap/>
            <w:hideMark/>
          </w:tcPr>
          <w:p w14:paraId="68385A3F" w14:textId="77777777" w:rsidR="00A10603" w:rsidRPr="00474F98" w:rsidRDefault="00A10603">
            <w:pPr>
              <w:jc w:val="center"/>
              <w:rPr>
                <w:b/>
                <w:bCs/>
                <w:sz w:val="18"/>
                <w:szCs w:val="18"/>
              </w:rPr>
            </w:pPr>
            <w:r w:rsidRPr="00474F98">
              <w:rPr>
                <w:b/>
                <w:bCs/>
                <w:sz w:val="18"/>
                <w:szCs w:val="18"/>
              </w:rPr>
              <w:t>p-value</w:t>
            </w:r>
          </w:p>
        </w:tc>
        <w:tc>
          <w:tcPr>
            <w:tcW w:w="1984" w:type="dxa"/>
            <w:noWrap/>
            <w:hideMark/>
          </w:tcPr>
          <w:p w14:paraId="54EB238A" w14:textId="3564C167" w:rsidR="00A10603" w:rsidRPr="00474F98" w:rsidRDefault="00A10603">
            <w:pPr>
              <w:jc w:val="center"/>
              <w:rPr>
                <w:b/>
                <w:bCs/>
                <w:sz w:val="18"/>
                <w:szCs w:val="18"/>
              </w:rPr>
            </w:pPr>
            <w:r w:rsidRPr="00474F98">
              <w:rPr>
                <w:b/>
                <w:bCs/>
                <w:sz w:val="18"/>
                <w:szCs w:val="18"/>
              </w:rPr>
              <w:t>Cohen’s d</w:t>
            </w:r>
          </w:p>
        </w:tc>
      </w:tr>
      <w:tr w:rsidR="00A10603" w:rsidRPr="00A10603" w14:paraId="440F9294" w14:textId="77777777" w:rsidTr="00A10603">
        <w:trPr>
          <w:trHeight w:val="300"/>
        </w:trPr>
        <w:tc>
          <w:tcPr>
            <w:tcW w:w="3580" w:type="dxa"/>
            <w:noWrap/>
            <w:hideMark/>
          </w:tcPr>
          <w:p w14:paraId="45EDC444" w14:textId="77777777" w:rsidR="00A10603" w:rsidRPr="00474F98" w:rsidRDefault="00A10603">
            <w:pPr>
              <w:jc w:val="left"/>
              <w:rPr>
                <w:color w:val="000000"/>
                <w:sz w:val="18"/>
                <w:szCs w:val="18"/>
              </w:rPr>
            </w:pPr>
            <w:r w:rsidRPr="00474F98">
              <w:rPr>
                <w:color w:val="000000"/>
                <w:sz w:val="18"/>
                <w:szCs w:val="18"/>
              </w:rPr>
              <w:t>rh_Pole_temporal_thickness</w:t>
            </w:r>
          </w:p>
        </w:tc>
        <w:tc>
          <w:tcPr>
            <w:tcW w:w="1802" w:type="dxa"/>
            <w:noWrap/>
            <w:hideMark/>
          </w:tcPr>
          <w:p w14:paraId="5DEC34D4" w14:textId="77777777" w:rsidR="00A10603" w:rsidRPr="00474F98" w:rsidRDefault="00A10603" w:rsidP="00474F98">
            <w:pPr>
              <w:jc w:val="center"/>
              <w:rPr>
                <w:color w:val="000000"/>
                <w:sz w:val="18"/>
                <w:szCs w:val="18"/>
              </w:rPr>
            </w:pPr>
            <w:r w:rsidRPr="00474F98">
              <w:rPr>
                <w:color w:val="000000"/>
                <w:sz w:val="18"/>
                <w:szCs w:val="18"/>
              </w:rPr>
              <w:t>1.564</w:t>
            </w:r>
          </w:p>
        </w:tc>
        <w:tc>
          <w:tcPr>
            <w:tcW w:w="1701" w:type="dxa"/>
            <w:noWrap/>
            <w:hideMark/>
          </w:tcPr>
          <w:p w14:paraId="49B3A0AD" w14:textId="77777777" w:rsidR="00A10603" w:rsidRPr="00474F98" w:rsidRDefault="00A10603" w:rsidP="00474F98">
            <w:pPr>
              <w:jc w:val="center"/>
              <w:rPr>
                <w:color w:val="000000"/>
                <w:sz w:val="18"/>
                <w:szCs w:val="18"/>
              </w:rPr>
            </w:pPr>
            <w:r w:rsidRPr="00474F98">
              <w:rPr>
                <w:color w:val="000000"/>
                <w:sz w:val="18"/>
                <w:szCs w:val="18"/>
              </w:rPr>
              <w:t>0.127725</w:t>
            </w:r>
          </w:p>
        </w:tc>
        <w:tc>
          <w:tcPr>
            <w:tcW w:w="1984" w:type="dxa"/>
            <w:noWrap/>
            <w:hideMark/>
          </w:tcPr>
          <w:p w14:paraId="0B27E9C3" w14:textId="77777777" w:rsidR="00A10603" w:rsidRPr="00474F98" w:rsidRDefault="00A10603" w:rsidP="00474F98">
            <w:pPr>
              <w:jc w:val="center"/>
              <w:rPr>
                <w:color w:val="000000"/>
                <w:sz w:val="18"/>
                <w:szCs w:val="18"/>
              </w:rPr>
            </w:pPr>
            <w:r w:rsidRPr="00474F98">
              <w:rPr>
                <w:color w:val="000000"/>
                <w:sz w:val="18"/>
                <w:szCs w:val="18"/>
              </w:rPr>
              <w:t>0.589</w:t>
            </w:r>
          </w:p>
        </w:tc>
      </w:tr>
      <w:tr w:rsidR="00A10603" w:rsidRPr="00A10603" w14:paraId="7D1BD0FF" w14:textId="77777777" w:rsidTr="00A10603">
        <w:trPr>
          <w:trHeight w:val="300"/>
        </w:trPr>
        <w:tc>
          <w:tcPr>
            <w:tcW w:w="3580" w:type="dxa"/>
            <w:noWrap/>
            <w:hideMark/>
          </w:tcPr>
          <w:p w14:paraId="2477155A" w14:textId="77777777" w:rsidR="00A10603" w:rsidRPr="00474F98" w:rsidRDefault="00A10603">
            <w:pPr>
              <w:rPr>
                <w:color w:val="000000"/>
                <w:sz w:val="18"/>
                <w:szCs w:val="18"/>
              </w:rPr>
            </w:pPr>
            <w:r w:rsidRPr="00474F98">
              <w:rPr>
                <w:color w:val="000000"/>
                <w:sz w:val="18"/>
                <w:szCs w:val="18"/>
              </w:rPr>
              <w:t>SubCortGrayVol (Vol)</w:t>
            </w:r>
          </w:p>
        </w:tc>
        <w:tc>
          <w:tcPr>
            <w:tcW w:w="1802" w:type="dxa"/>
            <w:noWrap/>
            <w:hideMark/>
          </w:tcPr>
          <w:p w14:paraId="21E91BB1" w14:textId="77777777" w:rsidR="00A10603" w:rsidRPr="00474F98" w:rsidRDefault="00A10603" w:rsidP="00474F98">
            <w:pPr>
              <w:jc w:val="center"/>
              <w:rPr>
                <w:color w:val="000000"/>
                <w:sz w:val="18"/>
                <w:szCs w:val="18"/>
              </w:rPr>
            </w:pPr>
            <w:r w:rsidRPr="00474F98">
              <w:rPr>
                <w:color w:val="000000"/>
                <w:sz w:val="18"/>
                <w:szCs w:val="18"/>
              </w:rPr>
              <w:t>-1.274</w:t>
            </w:r>
          </w:p>
        </w:tc>
        <w:tc>
          <w:tcPr>
            <w:tcW w:w="1701" w:type="dxa"/>
            <w:noWrap/>
            <w:hideMark/>
          </w:tcPr>
          <w:p w14:paraId="06D826E7" w14:textId="77777777" w:rsidR="00A10603" w:rsidRPr="00474F98" w:rsidRDefault="00A10603" w:rsidP="00474F98">
            <w:pPr>
              <w:jc w:val="center"/>
              <w:rPr>
                <w:color w:val="000000"/>
                <w:sz w:val="18"/>
                <w:szCs w:val="18"/>
              </w:rPr>
            </w:pPr>
            <w:r w:rsidRPr="00474F98">
              <w:rPr>
                <w:color w:val="000000"/>
                <w:sz w:val="18"/>
                <w:szCs w:val="18"/>
              </w:rPr>
              <w:t>0.211777</w:t>
            </w:r>
          </w:p>
        </w:tc>
        <w:tc>
          <w:tcPr>
            <w:tcW w:w="1984" w:type="dxa"/>
            <w:noWrap/>
            <w:hideMark/>
          </w:tcPr>
          <w:p w14:paraId="2D5917FA" w14:textId="77777777" w:rsidR="00A10603" w:rsidRPr="00474F98" w:rsidRDefault="00A10603" w:rsidP="00474F98">
            <w:pPr>
              <w:jc w:val="center"/>
              <w:rPr>
                <w:color w:val="000000"/>
                <w:sz w:val="18"/>
                <w:szCs w:val="18"/>
              </w:rPr>
            </w:pPr>
            <w:r w:rsidRPr="00474F98">
              <w:rPr>
                <w:color w:val="000000"/>
                <w:sz w:val="18"/>
                <w:szCs w:val="18"/>
              </w:rPr>
              <w:t>-0.48</w:t>
            </w:r>
          </w:p>
        </w:tc>
      </w:tr>
      <w:tr w:rsidR="00A10603" w:rsidRPr="00A10603" w14:paraId="7A9B7059" w14:textId="77777777" w:rsidTr="00A10603">
        <w:trPr>
          <w:trHeight w:val="300"/>
        </w:trPr>
        <w:tc>
          <w:tcPr>
            <w:tcW w:w="3580" w:type="dxa"/>
            <w:noWrap/>
            <w:hideMark/>
          </w:tcPr>
          <w:p w14:paraId="2F2DBC80" w14:textId="77777777" w:rsidR="00A10603" w:rsidRPr="00474F98" w:rsidRDefault="00A10603">
            <w:pPr>
              <w:rPr>
                <w:color w:val="000000"/>
                <w:sz w:val="18"/>
                <w:szCs w:val="18"/>
              </w:rPr>
            </w:pPr>
            <w:r w:rsidRPr="00474F98">
              <w:rPr>
                <w:color w:val="000000"/>
                <w:sz w:val="18"/>
                <w:szCs w:val="18"/>
              </w:rPr>
              <w:t>Left-Pallidum (Vol)</w:t>
            </w:r>
          </w:p>
        </w:tc>
        <w:tc>
          <w:tcPr>
            <w:tcW w:w="1802" w:type="dxa"/>
            <w:noWrap/>
            <w:hideMark/>
          </w:tcPr>
          <w:p w14:paraId="6EAC5C81" w14:textId="77777777" w:rsidR="00A10603" w:rsidRPr="00474F98" w:rsidRDefault="00A10603" w:rsidP="00474F98">
            <w:pPr>
              <w:jc w:val="center"/>
              <w:rPr>
                <w:color w:val="000000"/>
                <w:sz w:val="18"/>
                <w:szCs w:val="18"/>
              </w:rPr>
            </w:pPr>
            <w:r w:rsidRPr="00474F98">
              <w:rPr>
                <w:color w:val="000000"/>
                <w:sz w:val="18"/>
                <w:szCs w:val="18"/>
              </w:rPr>
              <w:t>-0.856</w:t>
            </w:r>
          </w:p>
        </w:tc>
        <w:tc>
          <w:tcPr>
            <w:tcW w:w="1701" w:type="dxa"/>
            <w:noWrap/>
            <w:hideMark/>
          </w:tcPr>
          <w:p w14:paraId="6565B453" w14:textId="77777777" w:rsidR="00A10603" w:rsidRPr="00474F98" w:rsidRDefault="00A10603" w:rsidP="00474F98">
            <w:pPr>
              <w:jc w:val="center"/>
              <w:rPr>
                <w:color w:val="000000"/>
                <w:sz w:val="18"/>
                <w:szCs w:val="18"/>
              </w:rPr>
            </w:pPr>
            <w:r w:rsidRPr="00474F98">
              <w:rPr>
                <w:color w:val="000000"/>
                <w:sz w:val="18"/>
                <w:szCs w:val="18"/>
              </w:rPr>
              <w:t>0.398195</w:t>
            </w:r>
          </w:p>
        </w:tc>
        <w:tc>
          <w:tcPr>
            <w:tcW w:w="1984" w:type="dxa"/>
            <w:noWrap/>
            <w:hideMark/>
          </w:tcPr>
          <w:p w14:paraId="09C3D0E9" w14:textId="77777777" w:rsidR="00A10603" w:rsidRPr="00474F98" w:rsidRDefault="00A10603" w:rsidP="00474F98">
            <w:pPr>
              <w:jc w:val="center"/>
              <w:rPr>
                <w:color w:val="000000"/>
                <w:sz w:val="18"/>
                <w:szCs w:val="18"/>
              </w:rPr>
            </w:pPr>
            <w:r w:rsidRPr="00474F98">
              <w:rPr>
                <w:color w:val="000000"/>
                <w:sz w:val="18"/>
                <w:szCs w:val="18"/>
              </w:rPr>
              <w:t>-0.322</w:t>
            </w:r>
          </w:p>
        </w:tc>
      </w:tr>
      <w:tr w:rsidR="00A10603" w:rsidRPr="00A10603" w14:paraId="6DBB78FB" w14:textId="77777777" w:rsidTr="00A10603">
        <w:trPr>
          <w:trHeight w:val="300"/>
        </w:trPr>
        <w:tc>
          <w:tcPr>
            <w:tcW w:w="3580" w:type="dxa"/>
            <w:noWrap/>
            <w:hideMark/>
          </w:tcPr>
          <w:p w14:paraId="3832100D" w14:textId="77777777" w:rsidR="00A10603" w:rsidRPr="00474F98" w:rsidRDefault="00A10603">
            <w:pPr>
              <w:rPr>
                <w:color w:val="000000"/>
                <w:sz w:val="18"/>
                <w:szCs w:val="18"/>
              </w:rPr>
            </w:pPr>
            <w:r w:rsidRPr="00474F98">
              <w:rPr>
                <w:color w:val="000000"/>
                <w:sz w:val="18"/>
                <w:szCs w:val="18"/>
              </w:rPr>
              <w:t>Left-Amygdala (Vol)</w:t>
            </w:r>
          </w:p>
        </w:tc>
        <w:tc>
          <w:tcPr>
            <w:tcW w:w="1802" w:type="dxa"/>
            <w:noWrap/>
            <w:hideMark/>
          </w:tcPr>
          <w:p w14:paraId="59379B68" w14:textId="77777777" w:rsidR="00A10603" w:rsidRPr="00474F98" w:rsidRDefault="00A10603" w:rsidP="00474F98">
            <w:pPr>
              <w:jc w:val="center"/>
              <w:rPr>
                <w:color w:val="000000"/>
                <w:sz w:val="18"/>
                <w:szCs w:val="18"/>
              </w:rPr>
            </w:pPr>
            <w:r w:rsidRPr="00474F98">
              <w:rPr>
                <w:color w:val="000000"/>
                <w:sz w:val="18"/>
                <w:szCs w:val="18"/>
              </w:rPr>
              <w:t>-0.78</w:t>
            </w:r>
          </w:p>
        </w:tc>
        <w:tc>
          <w:tcPr>
            <w:tcW w:w="1701" w:type="dxa"/>
            <w:noWrap/>
            <w:hideMark/>
          </w:tcPr>
          <w:p w14:paraId="4551CEF4" w14:textId="77777777" w:rsidR="00A10603" w:rsidRPr="00474F98" w:rsidRDefault="00A10603" w:rsidP="00474F98">
            <w:pPr>
              <w:jc w:val="center"/>
              <w:rPr>
                <w:color w:val="000000"/>
                <w:sz w:val="18"/>
                <w:szCs w:val="18"/>
              </w:rPr>
            </w:pPr>
            <w:r w:rsidRPr="00474F98">
              <w:rPr>
                <w:color w:val="000000"/>
                <w:sz w:val="18"/>
                <w:szCs w:val="18"/>
              </w:rPr>
              <w:t>0.441176</w:t>
            </w:r>
          </w:p>
        </w:tc>
        <w:tc>
          <w:tcPr>
            <w:tcW w:w="1984" w:type="dxa"/>
            <w:noWrap/>
            <w:hideMark/>
          </w:tcPr>
          <w:p w14:paraId="6E7D4F3D" w14:textId="77777777" w:rsidR="00A10603" w:rsidRPr="00474F98" w:rsidRDefault="00A10603" w:rsidP="00474F98">
            <w:pPr>
              <w:jc w:val="center"/>
              <w:rPr>
                <w:color w:val="000000"/>
                <w:sz w:val="18"/>
                <w:szCs w:val="18"/>
              </w:rPr>
            </w:pPr>
            <w:r w:rsidRPr="00474F98">
              <w:rPr>
                <w:color w:val="000000"/>
                <w:sz w:val="18"/>
                <w:szCs w:val="18"/>
              </w:rPr>
              <w:t>-0.294</w:t>
            </w:r>
          </w:p>
        </w:tc>
      </w:tr>
      <w:tr w:rsidR="00A10603" w:rsidRPr="00A10603" w14:paraId="6B265DAD" w14:textId="77777777" w:rsidTr="00A10603">
        <w:trPr>
          <w:trHeight w:val="300"/>
        </w:trPr>
        <w:tc>
          <w:tcPr>
            <w:tcW w:w="3580" w:type="dxa"/>
            <w:noWrap/>
            <w:hideMark/>
          </w:tcPr>
          <w:p w14:paraId="4C1D2DD1" w14:textId="77777777" w:rsidR="00A10603" w:rsidRPr="00474F98" w:rsidRDefault="00A10603">
            <w:pPr>
              <w:rPr>
                <w:color w:val="000000"/>
                <w:sz w:val="18"/>
                <w:szCs w:val="18"/>
              </w:rPr>
            </w:pPr>
            <w:r w:rsidRPr="00474F98">
              <w:rPr>
                <w:color w:val="000000"/>
                <w:sz w:val="18"/>
                <w:szCs w:val="18"/>
              </w:rPr>
              <w:t>rh_S_front_sup_thickness</w:t>
            </w:r>
          </w:p>
        </w:tc>
        <w:tc>
          <w:tcPr>
            <w:tcW w:w="1802" w:type="dxa"/>
            <w:noWrap/>
            <w:hideMark/>
          </w:tcPr>
          <w:p w14:paraId="0D12C155" w14:textId="77777777" w:rsidR="00A10603" w:rsidRPr="00474F98" w:rsidRDefault="00A10603" w:rsidP="00474F98">
            <w:pPr>
              <w:jc w:val="center"/>
              <w:rPr>
                <w:color w:val="000000"/>
                <w:sz w:val="18"/>
                <w:szCs w:val="18"/>
              </w:rPr>
            </w:pPr>
            <w:r w:rsidRPr="00474F98">
              <w:rPr>
                <w:color w:val="000000"/>
                <w:sz w:val="18"/>
                <w:szCs w:val="18"/>
              </w:rPr>
              <w:t>0.766</w:t>
            </w:r>
          </w:p>
        </w:tc>
        <w:tc>
          <w:tcPr>
            <w:tcW w:w="1701" w:type="dxa"/>
            <w:noWrap/>
            <w:hideMark/>
          </w:tcPr>
          <w:p w14:paraId="238F900E" w14:textId="77777777" w:rsidR="00A10603" w:rsidRPr="00474F98" w:rsidRDefault="00A10603" w:rsidP="00474F98">
            <w:pPr>
              <w:jc w:val="center"/>
              <w:rPr>
                <w:color w:val="000000"/>
                <w:sz w:val="18"/>
                <w:szCs w:val="18"/>
              </w:rPr>
            </w:pPr>
            <w:r w:rsidRPr="00474F98">
              <w:rPr>
                <w:color w:val="000000"/>
                <w:sz w:val="18"/>
                <w:szCs w:val="18"/>
              </w:rPr>
              <w:t>0.449009</w:t>
            </w:r>
          </w:p>
        </w:tc>
        <w:tc>
          <w:tcPr>
            <w:tcW w:w="1984" w:type="dxa"/>
            <w:noWrap/>
            <w:hideMark/>
          </w:tcPr>
          <w:p w14:paraId="55962913" w14:textId="77777777" w:rsidR="00A10603" w:rsidRPr="00474F98" w:rsidRDefault="00A10603" w:rsidP="00474F98">
            <w:pPr>
              <w:jc w:val="center"/>
              <w:rPr>
                <w:color w:val="000000"/>
                <w:sz w:val="18"/>
                <w:szCs w:val="18"/>
              </w:rPr>
            </w:pPr>
            <w:r w:rsidRPr="00474F98">
              <w:rPr>
                <w:color w:val="000000"/>
                <w:sz w:val="18"/>
                <w:szCs w:val="18"/>
              </w:rPr>
              <w:t>0.288</w:t>
            </w:r>
          </w:p>
        </w:tc>
      </w:tr>
      <w:tr w:rsidR="00A10603" w:rsidRPr="00A10603" w14:paraId="3C3C1D25" w14:textId="77777777" w:rsidTr="00A10603">
        <w:trPr>
          <w:trHeight w:val="300"/>
        </w:trPr>
        <w:tc>
          <w:tcPr>
            <w:tcW w:w="3580" w:type="dxa"/>
            <w:noWrap/>
            <w:hideMark/>
          </w:tcPr>
          <w:p w14:paraId="39E49C46" w14:textId="77777777" w:rsidR="00A10603" w:rsidRPr="00474F98" w:rsidRDefault="00A10603">
            <w:pPr>
              <w:rPr>
                <w:color w:val="000000"/>
                <w:sz w:val="18"/>
                <w:szCs w:val="18"/>
              </w:rPr>
            </w:pPr>
            <w:r w:rsidRPr="00474F98">
              <w:rPr>
                <w:color w:val="000000"/>
                <w:sz w:val="18"/>
                <w:szCs w:val="18"/>
              </w:rPr>
              <w:t>rh_G_front_inf-Opercular_thickness</w:t>
            </w:r>
          </w:p>
        </w:tc>
        <w:tc>
          <w:tcPr>
            <w:tcW w:w="1802" w:type="dxa"/>
            <w:noWrap/>
            <w:hideMark/>
          </w:tcPr>
          <w:p w14:paraId="04971395" w14:textId="77777777" w:rsidR="00A10603" w:rsidRPr="00474F98" w:rsidRDefault="00A10603" w:rsidP="00474F98">
            <w:pPr>
              <w:jc w:val="center"/>
              <w:rPr>
                <w:color w:val="000000"/>
                <w:sz w:val="18"/>
                <w:szCs w:val="18"/>
              </w:rPr>
            </w:pPr>
            <w:r w:rsidRPr="00474F98">
              <w:rPr>
                <w:color w:val="000000"/>
                <w:sz w:val="18"/>
                <w:szCs w:val="18"/>
              </w:rPr>
              <w:t>0.667</w:t>
            </w:r>
          </w:p>
        </w:tc>
        <w:tc>
          <w:tcPr>
            <w:tcW w:w="1701" w:type="dxa"/>
            <w:noWrap/>
            <w:hideMark/>
          </w:tcPr>
          <w:p w14:paraId="32D6FA98" w14:textId="77777777" w:rsidR="00A10603" w:rsidRPr="00474F98" w:rsidRDefault="00A10603" w:rsidP="00474F98">
            <w:pPr>
              <w:jc w:val="center"/>
              <w:rPr>
                <w:color w:val="000000"/>
                <w:sz w:val="18"/>
                <w:szCs w:val="18"/>
              </w:rPr>
            </w:pPr>
            <w:r w:rsidRPr="00474F98">
              <w:rPr>
                <w:color w:val="000000"/>
                <w:sz w:val="18"/>
                <w:szCs w:val="18"/>
              </w:rPr>
              <w:t>0.509387</w:t>
            </w:r>
          </w:p>
        </w:tc>
        <w:tc>
          <w:tcPr>
            <w:tcW w:w="1984" w:type="dxa"/>
            <w:noWrap/>
            <w:hideMark/>
          </w:tcPr>
          <w:p w14:paraId="7C586D49" w14:textId="77777777" w:rsidR="00A10603" w:rsidRPr="00474F98" w:rsidRDefault="00A10603" w:rsidP="00474F98">
            <w:pPr>
              <w:jc w:val="center"/>
              <w:rPr>
                <w:color w:val="000000"/>
                <w:sz w:val="18"/>
                <w:szCs w:val="18"/>
              </w:rPr>
            </w:pPr>
            <w:r w:rsidRPr="00474F98">
              <w:rPr>
                <w:color w:val="000000"/>
                <w:sz w:val="18"/>
                <w:szCs w:val="18"/>
              </w:rPr>
              <w:t>0.251</w:t>
            </w:r>
          </w:p>
        </w:tc>
      </w:tr>
      <w:tr w:rsidR="00A10603" w:rsidRPr="00A10603" w14:paraId="1F882275" w14:textId="77777777" w:rsidTr="00A10603">
        <w:trPr>
          <w:trHeight w:val="300"/>
        </w:trPr>
        <w:tc>
          <w:tcPr>
            <w:tcW w:w="3580" w:type="dxa"/>
            <w:noWrap/>
            <w:hideMark/>
          </w:tcPr>
          <w:p w14:paraId="6936F326" w14:textId="77777777" w:rsidR="00A10603" w:rsidRPr="00474F98" w:rsidRDefault="00A10603">
            <w:pPr>
              <w:rPr>
                <w:color w:val="000000"/>
                <w:sz w:val="18"/>
                <w:szCs w:val="18"/>
              </w:rPr>
            </w:pPr>
            <w:r w:rsidRPr="00474F98">
              <w:rPr>
                <w:color w:val="000000"/>
                <w:sz w:val="18"/>
                <w:szCs w:val="18"/>
              </w:rPr>
              <w:t>lh_Lat_Fis-ant-Vertical_thickness</w:t>
            </w:r>
          </w:p>
        </w:tc>
        <w:tc>
          <w:tcPr>
            <w:tcW w:w="1802" w:type="dxa"/>
            <w:noWrap/>
            <w:hideMark/>
          </w:tcPr>
          <w:p w14:paraId="7BE27E76" w14:textId="77777777" w:rsidR="00A10603" w:rsidRPr="00474F98" w:rsidRDefault="00A10603" w:rsidP="00474F98">
            <w:pPr>
              <w:jc w:val="center"/>
              <w:rPr>
                <w:color w:val="000000"/>
                <w:sz w:val="18"/>
                <w:szCs w:val="18"/>
              </w:rPr>
            </w:pPr>
            <w:r w:rsidRPr="00474F98">
              <w:rPr>
                <w:color w:val="000000"/>
                <w:sz w:val="18"/>
                <w:szCs w:val="18"/>
              </w:rPr>
              <w:t>0.618</w:t>
            </w:r>
          </w:p>
        </w:tc>
        <w:tc>
          <w:tcPr>
            <w:tcW w:w="1701" w:type="dxa"/>
            <w:noWrap/>
            <w:hideMark/>
          </w:tcPr>
          <w:p w14:paraId="3B1A6A95" w14:textId="77777777" w:rsidR="00A10603" w:rsidRPr="00474F98" w:rsidRDefault="00A10603" w:rsidP="00474F98">
            <w:pPr>
              <w:jc w:val="center"/>
              <w:rPr>
                <w:color w:val="000000"/>
                <w:sz w:val="18"/>
                <w:szCs w:val="18"/>
              </w:rPr>
            </w:pPr>
            <w:r w:rsidRPr="00474F98">
              <w:rPr>
                <w:color w:val="000000"/>
                <w:sz w:val="18"/>
                <w:szCs w:val="18"/>
              </w:rPr>
              <w:t>0.540826</w:t>
            </w:r>
          </w:p>
        </w:tc>
        <w:tc>
          <w:tcPr>
            <w:tcW w:w="1984" w:type="dxa"/>
            <w:noWrap/>
            <w:hideMark/>
          </w:tcPr>
          <w:p w14:paraId="7F779763" w14:textId="77777777" w:rsidR="00A10603" w:rsidRPr="00474F98" w:rsidRDefault="00A10603" w:rsidP="00474F98">
            <w:pPr>
              <w:jc w:val="center"/>
              <w:rPr>
                <w:color w:val="000000"/>
                <w:sz w:val="18"/>
                <w:szCs w:val="18"/>
              </w:rPr>
            </w:pPr>
            <w:r w:rsidRPr="00474F98">
              <w:rPr>
                <w:color w:val="000000"/>
                <w:sz w:val="18"/>
                <w:szCs w:val="18"/>
              </w:rPr>
              <w:t>0.233</w:t>
            </w:r>
          </w:p>
        </w:tc>
      </w:tr>
      <w:tr w:rsidR="00A10603" w:rsidRPr="00A10603" w14:paraId="0164FA22" w14:textId="77777777" w:rsidTr="00A10603">
        <w:trPr>
          <w:trHeight w:val="300"/>
        </w:trPr>
        <w:tc>
          <w:tcPr>
            <w:tcW w:w="3580" w:type="dxa"/>
            <w:noWrap/>
            <w:hideMark/>
          </w:tcPr>
          <w:p w14:paraId="449EA8F0" w14:textId="77777777" w:rsidR="00A10603" w:rsidRPr="00474F98" w:rsidRDefault="00A10603">
            <w:pPr>
              <w:rPr>
                <w:color w:val="000000"/>
                <w:sz w:val="18"/>
                <w:szCs w:val="18"/>
              </w:rPr>
            </w:pPr>
            <w:r w:rsidRPr="00474F98">
              <w:rPr>
                <w:color w:val="000000"/>
                <w:sz w:val="18"/>
                <w:szCs w:val="18"/>
              </w:rPr>
              <w:t>rh_S_interm_prim-Jensen_thickness</w:t>
            </w:r>
          </w:p>
        </w:tc>
        <w:tc>
          <w:tcPr>
            <w:tcW w:w="1802" w:type="dxa"/>
            <w:noWrap/>
            <w:hideMark/>
          </w:tcPr>
          <w:p w14:paraId="45F995F9" w14:textId="77777777" w:rsidR="00A10603" w:rsidRPr="00474F98" w:rsidRDefault="00A10603" w:rsidP="00474F98">
            <w:pPr>
              <w:jc w:val="center"/>
              <w:rPr>
                <w:color w:val="000000"/>
                <w:sz w:val="18"/>
                <w:szCs w:val="18"/>
              </w:rPr>
            </w:pPr>
            <w:r w:rsidRPr="00474F98">
              <w:rPr>
                <w:color w:val="000000"/>
                <w:sz w:val="18"/>
                <w:szCs w:val="18"/>
              </w:rPr>
              <w:t>-0.583</w:t>
            </w:r>
          </w:p>
        </w:tc>
        <w:tc>
          <w:tcPr>
            <w:tcW w:w="1701" w:type="dxa"/>
            <w:noWrap/>
            <w:hideMark/>
          </w:tcPr>
          <w:p w14:paraId="12FB41B5" w14:textId="77777777" w:rsidR="00A10603" w:rsidRPr="00474F98" w:rsidRDefault="00A10603" w:rsidP="00474F98">
            <w:pPr>
              <w:jc w:val="center"/>
              <w:rPr>
                <w:color w:val="000000"/>
                <w:sz w:val="18"/>
                <w:szCs w:val="18"/>
              </w:rPr>
            </w:pPr>
            <w:r w:rsidRPr="00474F98">
              <w:rPr>
                <w:color w:val="000000"/>
                <w:sz w:val="18"/>
                <w:szCs w:val="18"/>
              </w:rPr>
              <w:t>0.56388</w:t>
            </w:r>
          </w:p>
        </w:tc>
        <w:tc>
          <w:tcPr>
            <w:tcW w:w="1984" w:type="dxa"/>
            <w:noWrap/>
            <w:hideMark/>
          </w:tcPr>
          <w:p w14:paraId="4C1484D6" w14:textId="77777777" w:rsidR="00A10603" w:rsidRPr="00474F98" w:rsidRDefault="00A10603" w:rsidP="00474F98">
            <w:pPr>
              <w:jc w:val="center"/>
              <w:rPr>
                <w:color w:val="000000"/>
                <w:sz w:val="18"/>
                <w:szCs w:val="18"/>
              </w:rPr>
            </w:pPr>
            <w:r w:rsidRPr="00474F98">
              <w:rPr>
                <w:color w:val="000000"/>
                <w:sz w:val="18"/>
                <w:szCs w:val="18"/>
              </w:rPr>
              <w:t>-0.219</w:t>
            </w:r>
          </w:p>
        </w:tc>
      </w:tr>
      <w:tr w:rsidR="00A10603" w:rsidRPr="00A10603" w14:paraId="79ED3049" w14:textId="77777777" w:rsidTr="00A10603">
        <w:trPr>
          <w:trHeight w:val="300"/>
        </w:trPr>
        <w:tc>
          <w:tcPr>
            <w:tcW w:w="3580" w:type="dxa"/>
            <w:noWrap/>
            <w:hideMark/>
          </w:tcPr>
          <w:p w14:paraId="19DCAC84" w14:textId="77777777" w:rsidR="00A10603" w:rsidRPr="00474F98" w:rsidRDefault="00A10603">
            <w:pPr>
              <w:rPr>
                <w:color w:val="000000"/>
                <w:sz w:val="18"/>
                <w:szCs w:val="18"/>
              </w:rPr>
            </w:pPr>
            <w:r w:rsidRPr="00474F98">
              <w:rPr>
                <w:color w:val="000000"/>
                <w:sz w:val="18"/>
                <w:szCs w:val="18"/>
              </w:rPr>
              <w:t>lh_Lat_Fis-ant-Horizont_thickness</w:t>
            </w:r>
          </w:p>
        </w:tc>
        <w:tc>
          <w:tcPr>
            <w:tcW w:w="1802" w:type="dxa"/>
            <w:noWrap/>
            <w:hideMark/>
          </w:tcPr>
          <w:p w14:paraId="37D04741" w14:textId="77777777" w:rsidR="00A10603" w:rsidRPr="00474F98" w:rsidRDefault="00A10603" w:rsidP="00474F98">
            <w:pPr>
              <w:jc w:val="center"/>
              <w:rPr>
                <w:color w:val="000000"/>
                <w:sz w:val="18"/>
                <w:szCs w:val="18"/>
              </w:rPr>
            </w:pPr>
            <w:r w:rsidRPr="00474F98">
              <w:rPr>
                <w:color w:val="000000"/>
                <w:sz w:val="18"/>
                <w:szCs w:val="18"/>
              </w:rPr>
              <w:t>0.569</w:t>
            </w:r>
          </w:p>
        </w:tc>
        <w:tc>
          <w:tcPr>
            <w:tcW w:w="1701" w:type="dxa"/>
            <w:noWrap/>
            <w:hideMark/>
          </w:tcPr>
          <w:p w14:paraId="4C4A4801" w14:textId="77777777" w:rsidR="00A10603" w:rsidRPr="00474F98" w:rsidRDefault="00A10603" w:rsidP="00474F98">
            <w:pPr>
              <w:jc w:val="center"/>
              <w:rPr>
                <w:color w:val="000000"/>
                <w:sz w:val="18"/>
                <w:szCs w:val="18"/>
              </w:rPr>
            </w:pPr>
            <w:r w:rsidRPr="00474F98">
              <w:rPr>
                <w:color w:val="000000"/>
                <w:sz w:val="18"/>
                <w:szCs w:val="18"/>
              </w:rPr>
              <w:t>0.573122</w:t>
            </w:r>
          </w:p>
        </w:tc>
        <w:tc>
          <w:tcPr>
            <w:tcW w:w="1984" w:type="dxa"/>
            <w:noWrap/>
            <w:hideMark/>
          </w:tcPr>
          <w:p w14:paraId="58B91B77" w14:textId="77777777" w:rsidR="00A10603" w:rsidRPr="00474F98" w:rsidRDefault="00A10603" w:rsidP="00474F98">
            <w:pPr>
              <w:jc w:val="center"/>
              <w:rPr>
                <w:color w:val="000000"/>
                <w:sz w:val="18"/>
                <w:szCs w:val="18"/>
              </w:rPr>
            </w:pPr>
            <w:r w:rsidRPr="00474F98">
              <w:rPr>
                <w:color w:val="000000"/>
                <w:sz w:val="18"/>
                <w:szCs w:val="18"/>
              </w:rPr>
              <w:t>0.214</w:t>
            </w:r>
          </w:p>
        </w:tc>
      </w:tr>
      <w:tr w:rsidR="00A10603" w:rsidRPr="00A10603" w14:paraId="055C964E" w14:textId="77777777" w:rsidTr="00A10603">
        <w:trPr>
          <w:trHeight w:val="300"/>
        </w:trPr>
        <w:tc>
          <w:tcPr>
            <w:tcW w:w="3580" w:type="dxa"/>
            <w:noWrap/>
            <w:hideMark/>
          </w:tcPr>
          <w:p w14:paraId="1B626226" w14:textId="77777777" w:rsidR="00A10603" w:rsidRPr="00474F98" w:rsidRDefault="00A10603">
            <w:pPr>
              <w:rPr>
                <w:color w:val="000000"/>
                <w:sz w:val="18"/>
                <w:szCs w:val="18"/>
              </w:rPr>
            </w:pPr>
            <w:r w:rsidRPr="00474F98">
              <w:rPr>
                <w:color w:val="000000"/>
                <w:sz w:val="18"/>
                <w:szCs w:val="18"/>
              </w:rPr>
              <w:t>TotalGrayVol (Vol)</w:t>
            </w:r>
          </w:p>
        </w:tc>
        <w:tc>
          <w:tcPr>
            <w:tcW w:w="1802" w:type="dxa"/>
            <w:noWrap/>
            <w:hideMark/>
          </w:tcPr>
          <w:p w14:paraId="5A1FB0D1" w14:textId="77777777" w:rsidR="00A10603" w:rsidRPr="00474F98" w:rsidRDefault="00A10603" w:rsidP="00474F98">
            <w:pPr>
              <w:jc w:val="center"/>
              <w:rPr>
                <w:color w:val="000000"/>
                <w:sz w:val="18"/>
                <w:szCs w:val="18"/>
              </w:rPr>
            </w:pPr>
            <w:r w:rsidRPr="00474F98">
              <w:rPr>
                <w:color w:val="000000"/>
                <w:sz w:val="18"/>
                <w:szCs w:val="18"/>
              </w:rPr>
              <w:t>-0.562</w:t>
            </w:r>
          </w:p>
        </w:tc>
        <w:tc>
          <w:tcPr>
            <w:tcW w:w="1701" w:type="dxa"/>
            <w:noWrap/>
            <w:hideMark/>
          </w:tcPr>
          <w:p w14:paraId="0CCF335F" w14:textId="77777777" w:rsidR="00A10603" w:rsidRPr="00474F98" w:rsidRDefault="00A10603" w:rsidP="00474F98">
            <w:pPr>
              <w:jc w:val="center"/>
              <w:rPr>
                <w:color w:val="000000"/>
                <w:sz w:val="18"/>
                <w:szCs w:val="18"/>
              </w:rPr>
            </w:pPr>
            <w:r w:rsidRPr="00474F98">
              <w:rPr>
                <w:color w:val="000000"/>
                <w:sz w:val="18"/>
                <w:szCs w:val="18"/>
              </w:rPr>
              <w:t>0.578087</w:t>
            </w:r>
          </w:p>
        </w:tc>
        <w:tc>
          <w:tcPr>
            <w:tcW w:w="1984" w:type="dxa"/>
            <w:noWrap/>
            <w:hideMark/>
          </w:tcPr>
          <w:p w14:paraId="03F27724" w14:textId="77777777" w:rsidR="00A10603" w:rsidRPr="00474F98" w:rsidRDefault="00A10603" w:rsidP="00474F98">
            <w:pPr>
              <w:jc w:val="center"/>
              <w:rPr>
                <w:color w:val="000000"/>
                <w:sz w:val="18"/>
                <w:szCs w:val="18"/>
              </w:rPr>
            </w:pPr>
            <w:r w:rsidRPr="00474F98">
              <w:rPr>
                <w:color w:val="000000"/>
                <w:sz w:val="18"/>
                <w:szCs w:val="18"/>
              </w:rPr>
              <w:t>-0.211</w:t>
            </w:r>
          </w:p>
        </w:tc>
      </w:tr>
      <w:tr w:rsidR="00A10603" w:rsidRPr="00A10603" w14:paraId="2C901F8E" w14:textId="77777777" w:rsidTr="00A10603">
        <w:trPr>
          <w:trHeight w:val="300"/>
        </w:trPr>
        <w:tc>
          <w:tcPr>
            <w:tcW w:w="3580" w:type="dxa"/>
            <w:noWrap/>
            <w:hideMark/>
          </w:tcPr>
          <w:p w14:paraId="4BFED6F2" w14:textId="77777777" w:rsidR="00A10603" w:rsidRPr="00474F98" w:rsidRDefault="00A10603">
            <w:pPr>
              <w:rPr>
                <w:color w:val="000000"/>
                <w:sz w:val="18"/>
                <w:szCs w:val="18"/>
              </w:rPr>
            </w:pPr>
            <w:r w:rsidRPr="00474F98">
              <w:rPr>
                <w:color w:val="000000"/>
                <w:sz w:val="18"/>
                <w:szCs w:val="18"/>
              </w:rPr>
              <w:t>rh_G&amp;S_transv_frontopol_thickness</w:t>
            </w:r>
          </w:p>
        </w:tc>
        <w:tc>
          <w:tcPr>
            <w:tcW w:w="1802" w:type="dxa"/>
            <w:noWrap/>
            <w:hideMark/>
          </w:tcPr>
          <w:p w14:paraId="192B5D02" w14:textId="77777777" w:rsidR="00A10603" w:rsidRPr="00474F98" w:rsidRDefault="00A10603" w:rsidP="00474F98">
            <w:pPr>
              <w:jc w:val="center"/>
              <w:rPr>
                <w:color w:val="000000"/>
                <w:sz w:val="18"/>
                <w:szCs w:val="18"/>
              </w:rPr>
            </w:pPr>
            <w:r w:rsidRPr="00474F98">
              <w:rPr>
                <w:color w:val="000000"/>
                <w:sz w:val="18"/>
                <w:szCs w:val="18"/>
              </w:rPr>
              <w:t>0.526</w:t>
            </w:r>
          </w:p>
        </w:tc>
        <w:tc>
          <w:tcPr>
            <w:tcW w:w="1701" w:type="dxa"/>
            <w:noWrap/>
            <w:hideMark/>
          </w:tcPr>
          <w:p w14:paraId="2F9BDD22" w14:textId="77777777" w:rsidR="00A10603" w:rsidRPr="00474F98" w:rsidRDefault="00A10603" w:rsidP="00474F98">
            <w:pPr>
              <w:jc w:val="center"/>
              <w:rPr>
                <w:color w:val="000000"/>
                <w:sz w:val="18"/>
                <w:szCs w:val="18"/>
              </w:rPr>
            </w:pPr>
            <w:r w:rsidRPr="00474F98">
              <w:rPr>
                <w:color w:val="000000"/>
                <w:sz w:val="18"/>
                <w:szCs w:val="18"/>
              </w:rPr>
              <w:t>0.60271</w:t>
            </w:r>
          </w:p>
        </w:tc>
        <w:tc>
          <w:tcPr>
            <w:tcW w:w="1984" w:type="dxa"/>
            <w:noWrap/>
            <w:hideMark/>
          </w:tcPr>
          <w:p w14:paraId="097F3F2A" w14:textId="77777777" w:rsidR="00A10603" w:rsidRPr="00474F98" w:rsidRDefault="00A10603" w:rsidP="00474F98">
            <w:pPr>
              <w:jc w:val="center"/>
              <w:rPr>
                <w:color w:val="000000"/>
                <w:sz w:val="18"/>
                <w:szCs w:val="18"/>
              </w:rPr>
            </w:pPr>
            <w:r w:rsidRPr="00474F98">
              <w:rPr>
                <w:color w:val="000000"/>
                <w:sz w:val="18"/>
                <w:szCs w:val="18"/>
              </w:rPr>
              <w:t>0.198</w:t>
            </w:r>
          </w:p>
        </w:tc>
      </w:tr>
      <w:tr w:rsidR="00A10603" w:rsidRPr="00A10603" w14:paraId="44810A3F" w14:textId="77777777" w:rsidTr="00A10603">
        <w:trPr>
          <w:trHeight w:val="300"/>
        </w:trPr>
        <w:tc>
          <w:tcPr>
            <w:tcW w:w="3580" w:type="dxa"/>
            <w:noWrap/>
            <w:hideMark/>
          </w:tcPr>
          <w:p w14:paraId="3017464E" w14:textId="77777777" w:rsidR="00A10603" w:rsidRPr="00474F98" w:rsidRDefault="00A10603">
            <w:pPr>
              <w:rPr>
                <w:color w:val="000000"/>
                <w:sz w:val="18"/>
                <w:szCs w:val="18"/>
              </w:rPr>
            </w:pPr>
            <w:r w:rsidRPr="00474F98">
              <w:rPr>
                <w:color w:val="000000"/>
                <w:sz w:val="18"/>
                <w:szCs w:val="18"/>
              </w:rPr>
              <w:t>lh_G&amp;S_paracentral_thickness</w:t>
            </w:r>
          </w:p>
        </w:tc>
        <w:tc>
          <w:tcPr>
            <w:tcW w:w="1802" w:type="dxa"/>
            <w:noWrap/>
            <w:hideMark/>
          </w:tcPr>
          <w:p w14:paraId="6062F459" w14:textId="77777777" w:rsidR="00A10603" w:rsidRPr="00474F98" w:rsidRDefault="00A10603" w:rsidP="00474F98">
            <w:pPr>
              <w:jc w:val="center"/>
              <w:rPr>
                <w:color w:val="000000"/>
                <w:sz w:val="18"/>
                <w:szCs w:val="18"/>
              </w:rPr>
            </w:pPr>
            <w:r w:rsidRPr="00474F98">
              <w:rPr>
                <w:color w:val="000000"/>
                <w:sz w:val="18"/>
                <w:szCs w:val="18"/>
              </w:rPr>
              <w:t>0.45</w:t>
            </w:r>
          </w:p>
        </w:tc>
        <w:tc>
          <w:tcPr>
            <w:tcW w:w="1701" w:type="dxa"/>
            <w:noWrap/>
            <w:hideMark/>
          </w:tcPr>
          <w:p w14:paraId="4F44E986" w14:textId="77777777" w:rsidR="00A10603" w:rsidRPr="00474F98" w:rsidRDefault="00A10603" w:rsidP="00474F98">
            <w:pPr>
              <w:jc w:val="center"/>
              <w:rPr>
                <w:color w:val="000000"/>
                <w:sz w:val="18"/>
                <w:szCs w:val="18"/>
              </w:rPr>
            </w:pPr>
            <w:r w:rsidRPr="00474F98">
              <w:rPr>
                <w:color w:val="000000"/>
                <w:sz w:val="18"/>
                <w:szCs w:val="18"/>
              </w:rPr>
              <w:t>0.65554</w:t>
            </w:r>
          </w:p>
        </w:tc>
        <w:tc>
          <w:tcPr>
            <w:tcW w:w="1984" w:type="dxa"/>
            <w:noWrap/>
            <w:hideMark/>
          </w:tcPr>
          <w:p w14:paraId="21BFA8CD" w14:textId="77777777" w:rsidR="00A10603" w:rsidRPr="00474F98" w:rsidRDefault="00A10603" w:rsidP="00474F98">
            <w:pPr>
              <w:jc w:val="center"/>
              <w:rPr>
                <w:color w:val="000000"/>
                <w:sz w:val="18"/>
                <w:szCs w:val="18"/>
              </w:rPr>
            </w:pPr>
            <w:r w:rsidRPr="00474F98">
              <w:rPr>
                <w:color w:val="000000"/>
                <w:sz w:val="18"/>
                <w:szCs w:val="18"/>
              </w:rPr>
              <w:t>0.169</w:t>
            </w:r>
          </w:p>
        </w:tc>
      </w:tr>
      <w:tr w:rsidR="00A10603" w:rsidRPr="00A10603" w14:paraId="352CEAAE" w14:textId="77777777" w:rsidTr="00A10603">
        <w:trPr>
          <w:trHeight w:val="300"/>
        </w:trPr>
        <w:tc>
          <w:tcPr>
            <w:tcW w:w="3580" w:type="dxa"/>
            <w:noWrap/>
            <w:hideMark/>
          </w:tcPr>
          <w:p w14:paraId="2572FEC9" w14:textId="77777777" w:rsidR="00A10603" w:rsidRPr="00474F98" w:rsidRDefault="00A10603">
            <w:pPr>
              <w:rPr>
                <w:color w:val="000000"/>
                <w:sz w:val="18"/>
                <w:szCs w:val="18"/>
              </w:rPr>
            </w:pPr>
            <w:r w:rsidRPr="00474F98">
              <w:rPr>
                <w:color w:val="000000"/>
                <w:sz w:val="18"/>
                <w:szCs w:val="18"/>
              </w:rPr>
              <w:t>rh_S_temporal_transverse_thickness</w:t>
            </w:r>
          </w:p>
        </w:tc>
        <w:tc>
          <w:tcPr>
            <w:tcW w:w="1802" w:type="dxa"/>
            <w:noWrap/>
            <w:hideMark/>
          </w:tcPr>
          <w:p w14:paraId="1211287B" w14:textId="77777777" w:rsidR="00A10603" w:rsidRPr="00474F98" w:rsidRDefault="00A10603" w:rsidP="00474F98">
            <w:pPr>
              <w:jc w:val="center"/>
              <w:rPr>
                <w:color w:val="000000"/>
                <w:sz w:val="18"/>
                <w:szCs w:val="18"/>
              </w:rPr>
            </w:pPr>
            <w:r w:rsidRPr="00474F98">
              <w:rPr>
                <w:color w:val="000000"/>
                <w:sz w:val="18"/>
                <w:szCs w:val="18"/>
              </w:rPr>
              <w:t>-0.443</w:t>
            </w:r>
          </w:p>
        </w:tc>
        <w:tc>
          <w:tcPr>
            <w:tcW w:w="1701" w:type="dxa"/>
            <w:noWrap/>
            <w:hideMark/>
          </w:tcPr>
          <w:p w14:paraId="374AB1A7" w14:textId="77777777" w:rsidR="00A10603" w:rsidRPr="00474F98" w:rsidRDefault="00A10603" w:rsidP="00474F98">
            <w:pPr>
              <w:jc w:val="center"/>
              <w:rPr>
                <w:color w:val="000000"/>
                <w:sz w:val="18"/>
                <w:szCs w:val="18"/>
              </w:rPr>
            </w:pPr>
            <w:r w:rsidRPr="00474F98">
              <w:rPr>
                <w:color w:val="000000"/>
                <w:sz w:val="18"/>
                <w:szCs w:val="18"/>
              </w:rPr>
              <w:t>0.660587</w:t>
            </w:r>
          </w:p>
        </w:tc>
        <w:tc>
          <w:tcPr>
            <w:tcW w:w="1984" w:type="dxa"/>
            <w:noWrap/>
            <w:hideMark/>
          </w:tcPr>
          <w:p w14:paraId="478E2BA2" w14:textId="77777777" w:rsidR="00A10603" w:rsidRPr="00474F98" w:rsidRDefault="00A10603" w:rsidP="00474F98">
            <w:pPr>
              <w:jc w:val="center"/>
              <w:rPr>
                <w:color w:val="000000"/>
                <w:sz w:val="18"/>
                <w:szCs w:val="18"/>
              </w:rPr>
            </w:pPr>
            <w:r w:rsidRPr="00474F98">
              <w:rPr>
                <w:color w:val="000000"/>
                <w:sz w:val="18"/>
                <w:szCs w:val="18"/>
              </w:rPr>
              <w:t>-0.167</w:t>
            </w:r>
          </w:p>
        </w:tc>
      </w:tr>
      <w:tr w:rsidR="00A10603" w:rsidRPr="00A10603" w14:paraId="6050BC35" w14:textId="77777777" w:rsidTr="00A10603">
        <w:trPr>
          <w:trHeight w:val="300"/>
        </w:trPr>
        <w:tc>
          <w:tcPr>
            <w:tcW w:w="3580" w:type="dxa"/>
            <w:noWrap/>
            <w:hideMark/>
          </w:tcPr>
          <w:p w14:paraId="1733DA13" w14:textId="77777777" w:rsidR="00A10603" w:rsidRPr="00474F98" w:rsidRDefault="00A10603">
            <w:pPr>
              <w:rPr>
                <w:color w:val="000000"/>
                <w:sz w:val="18"/>
                <w:szCs w:val="18"/>
              </w:rPr>
            </w:pPr>
            <w:r w:rsidRPr="00474F98">
              <w:rPr>
                <w:color w:val="000000"/>
                <w:sz w:val="18"/>
                <w:szCs w:val="18"/>
              </w:rPr>
              <w:t>Right-Inf-Lat-Vent (Vol)</w:t>
            </w:r>
          </w:p>
        </w:tc>
        <w:tc>
          <w:tcPr>
            <w:tcW w:w="1802" w:type="dxa"/>
            <w:noWrap/>
            <w:hideMark/>
          </w:tcPr>
          <w:p w14:paraId="571D23FE" w14:textId="77777777" w:rsidR="00A10603" w:rsidRPr="00474F98" w:rsidRDefault="00A10603" w:rsidP="00474F98">
            <w:pPr>
              <w:jc w:val="center"/>
              <w:rPr>
                <w:color w:val="000000"/>
                <w:sz w:val="18"/>
                <w:szCs w:val="18"/>
              </w:rPr>
            </w:pPr>
            <w:r w:rsidRPr="00474F98">
              <w:rPr>
                <w:color w:val="000000"/>
                <w:sz w:val="18"/>
                <w:szCs w:val="18"/>
              </w:rPr>
              <w:t>-0.43</w:t>
            </w:r>
          </w:p>
        </w:tc>
        <w:tc>
          <w:tcPr>
            <w:tcW w:w="1701" w:type="dxa"/>
            <w:noWrap/>
            <w:hideMark/>
          </w:tcPr>
          <w:p w14:paraId="13FAA23D" w14:textId="77777777" w:rsidR="00A10603" w:rsidRPr="00474F98" w:rsidRDefault="00A10603" w:rsidP="00474F98">
            <w:pPr>
              <w:jc w:val="center"/>
              <w:rPr>
                <w:color w:val="000000"/>
                <w:sz w:val="18"/>
                <w:szCs w:val="18"/>
              </w:rPr>
            </w:pPr>
            <w:r w:rsidRPr="00474F98">
              <w:rPr>
                <w:color w:val="000000"/>
                <w:sz w:val="18"/>
                <w:szCs w:val="18"/>
              </w:rPr>
              <w:t>0.670056</w:t>
            </w:r>
          </w:p>
        </w:tc>
        <w:tc>
          <w:tcPr>
            <w:tcW w:w="1984" w:type="dxa"/>
            <w:noWrap/>
            <w:hideMark/>
          </w:tcPr>
          <w:p w14:paraId="112EC545" w14:textId="77777777" w:rsidR="00A10603" w:rsidRPr="00474F98" w:rsidRDefault="00A10603" w:rsidP="00474F98">
            <w:pPr>
              <w:jc w:val="center"/>
              <w:rPr>
                <w:color w:val="000000"/>
                <w:sz w:val="18"/>
                <w:szCs w:val="18"/>
              </w:rPr>
            </w:pPr>
            <w:r w:rsidRPr="00474F98">
              <w:rPr>
                <w:color w:val="000000"/>
                <w:sz w:val="18"/>
                <w:szCs w:val="18"/>
              </w:rPr>
              <w:t>-0.162</w:t>
            </w:r>
          </w:p>
        </w:tc>
      </w:tr>
      <w:tr w:rsidR="00A10603" w:rsidRPr="00A10603" w14:paraId="0768220A" w14:textId="77777777" w:rsidTr="00A10603">
        <w:trPr>
          <w:trHeight w:val="300"/>
        </w:trPr>
        <w:tc>
          <w:tcPr>
            <w:tcW w:w="3580" w:type="dxa"/>
            <w:noWrap/>
            <w:hideMark/>
          </w:tcPr>
          <w:p w14:paraId="145120E9" w14:textId="77777777" w:rsidR="00A10603" w:rsidRPr="00474F98" w:rsidRDefault="00A10603">
            <w:pPr>
              <w:rPr>
                <w:color w:val="000000"/>
                <w:sz w:val="18"/>
                <w:szCs w:val="18"/>
              </w:rPr>
            </w:pPr>
            <w:r w:rsidRPr="00474F98">
              <w:rPr>
                <w:color w:val="000000"/>
                <w:sz w:val="18"/>
                <w:szCs w:val="18"/>
              </w:rPr>
              <w:t>rh_S_intrapariet&amp;P_trans_thickness</w:t>
            </w:r>
          </w:p>
        </w:tc>
        <w:tc>
          <w:tcPr>
            <w:tcW w:w="1802" w:type="dxa"/>
            <w:noWrap/>
            <w:hideMark/>
          </w:tcPr>
          <w:p w14:paraId="6A2106A1" w14:textId="77777777" w:rsidR="00A10603" w:rsidRPr="00474F98" w:rsidRDefault="00A10603" w:rsidP="00474F98">
            <w:pPr>
              <w:jc w:val="center"/>
              <w:rPr>
                <w:color w:val="000000"/>
                <w:sz w:val="18"/>
                <w:szCs w:val="18"/>
              </w:rPr>
            </w:pPr>
            <w:r w:rsidRPr="00474F98">
              <w:rPr>
                <w:color w:val="000000"/>
                <w:sz w:val="18"/>
                <w:szCs w:val="18"/>
              </w:rPr>
              <w:t>-0.253</w:t>
            </w:r>
          </w:p>
        </w:tc>
        <w:tc>
          <w:tcPr>
            <w:tcW w:w="1701" w:type="dxa"/>
            <w:noWrap/>
            <w:hideMark/>
          </w:tcPr>
          <w:p w14:paraId="100832F8" w14:textId="77777777" w:rsidR="00A10603" w:rsidRPr="00474F98" w:rsidRDefault="00A10603" w:rsidP="00474F98">
            <w:pPr>
              <w:jc w:val="center"/>
              <w:rPr>
                <w:color w:val="000000"/>
                <w:sz w:val="18"/>
                <w:szCs w:val="18"/>
              </w:rPr>
            </w:pPr>
            <w:r w:rsidRPr="00474F98">
              <w:rPr>
                <w:color w:val="000000"/>
                <w:sz w:val="18"/>
                <w:szCs w:val="18"/>
              </w:rPr>
              <w:t>0.801736</w:t>
            </w:r>
          </w:p>
        </w:tc>
        <w:tc>
          <w:tcPr>
            <w:tcW w:w="1984" w:type="dxa"/>
            <w:noWrap/>
            <w:hideMark/>
          </w:tcPr>
          <w:p w14:paraId="25981DD3" w14:textId="77777777" w:rsidR="00A10603" w:rsidRPr="00474F98" w:rsidRDefault="00A10603" w:rsidP="00474F98">
            <w:pPr>
              <w:jc w:val="center"/>
              <w:rPr>
                <w:color w:val="000000"/>
                <w:sz w:val="18"/>
                <w:szCs w:val="18"/>
              </w:rPr>
            </w:pPr>
            <w:r w:rsidRPr="00474F98">
              <w:rPr>
                <w:color w:val="000000"/>
                <w:sz w:val="18"/>
                <w:szCs w:val="18"/>
              </w:rPr>
              <w:t>-0.095</w:t>
            </w:r>
          </w:p>
        </w:tc>
      </w:tr>
      <w:tr w:rsidR="00A10603" w:rsidRPr="00A10603" w14:paraId="666888E2" w14:textId="77777777" w:rsidTr="00A10603">
        <w:trPr>
          <w:trHeight w:val="300"/>
        </w:trPr>
        <w:tc>
          <w:tcPr>
            <w:tcW w:w="3580" w:type="dxa"/>
            <w:noWrap/>
            <w:hideMark/>
          </w:tcPr>
          <w:p w14:paraId="40EE7DAC" w14:textId="77777777" w:rsidR="00A10603" w:rsidRPr="00474F98" w:rsidRDefault="00A10603">
            <w:pPr>
              <w:rPr>
                <w:color w:val="000000"/>
                <w:sz w:val="18"/>
                <w:szCs w:val="18"/>
              </w:rPr>
            </w:pPr>
            <w:r w:rsidRPr="00474F98">
              <w:rPr>
                <w:color w:val="000000"/>
                <w:sz w:val="18"/>
                <w:szCs w:val="18"/>
              </w:rPr>
              <w:t>Right-vessel (Vol)</w:t>
            </w:r>
          </w:p>
        </w:tc>
        <w:tc>
          <w:tcPr>
            <w:tcW w:w="1802" w:type="dxa"/>
            <w:noWrap/>
            <w:hideMark/>
          </w:tcPr>
          <w:p w14:paraId="19EE788C" w14:textId="77777777" w:rsidR="00A10603" w:rsidRPr="00474F98" w:rsidRDefault="00A10603" w:rsidP="00474F98">
            <w:pPr>
              <w:jc w:val="center"/>
              <w:rPr>
                <w:color w:val="000000"/>
                <w:sz w:val="18"/>
                <w:szCs w:val="18"/>
              </w:rPr>
            </w:pPr>
            <w:r w:rsidRPr="00474F98">
              <w:rPr>
                <w:color w:val="000000"/>
                <w:sz w:val="18"/>
                <w:szCs w:val="18"/>
              </w:rPr>
              <w:t>-0.208</w:t>
            </w:r>
          </w:p>
        </w:tc>
        <w:tc>
          <w:tcPr>
            <w:tcW w:w="1701" w:type="dxa"/>
            <w:noWrap/>
            <w:hideMark/>
          </w:tcPr>
          <w:p w14:paraId="6C935146" w14:textId="77777777" w:rsidR="00A10603" w:rsidRPr="00474F98" w:rsidRDefault="00A10603" w:rsidP="00474F98">
            <w:pPr>
              <w:jc w:val="center"/>
              <w:rPr>
                <w:color w:val="000000"/>
                <w:sz w:val="18"/>
                <w:szCs w:val="18"/>
              </w:rPr>
            </w:pPr>
            <w:r w:rsidRPr="00474F98">
              <w:rPr>
                <w:color w:val="000000"/>
                <w:sz w:val="18"/>
                <w:szCs w:val="18"/>
              </w:rPr>
              <w:t>0.836449</w:t>
            </w:r>
          </w:p>
        </w:tc>
        <w:tc>
          <w:tcPr>
            <w:tcW w:w="1984" w:type="dxa"/>
            <w:noWrap/>
            <w:hideMark/>
          </w:tcPr>
          <w:p w14:paraId="6AA1D008" w14:textId="77777777" w:rsidR="00A10603" w:rsidRPr="00474F98" w:rsidRDefault="00A10603" w:rsidP="00474F98">
            <w:pPr>
              <w:jc w:val="center"/>
              <w:rPr>
                <w:color w:val="000000"/>
                <w:sz w:val="18"/>
                <w:szCs w:val="18"/>
              </w:rPr>
            </w:pPr>
            <w:r w:rsidRPr="00474F98">
              <w:rPr>
                <w:color w:val="000000"/>
                <w:sz w:val="18"/>
                <w:szCs w:val="18"/>
              </w:rPr>
              <w:t>-0.078</w:t>
            </w:r>
          </w:p>
        </w:tc>
      </w:tr>
      <w:tr w:rsidR="00A10603" w:rsidRPr="00A10603" w14:paraId="006B620C" w14:textId="77777777" w:rsidTr="00A10603">
        <w:trPr>
          <w:trHeight w:val="300"/>
        </w:trPr>
        <w:tc>
          <w:tcPr>
            <w:tcW w:w="3580" w:type="dxa"/>
            <w:noWrap/>
            <w:hideMark/>
          </w:tcPr>
          <w:p w14:paraId="535828C8" w14:textId="77777777" w:rsidR="00A10603" w:rsidRPr="00474F98" w:rsidRDefault="00A10603">
            <w:pPr>
              <w:rPr>
                <w:color w:val="000000"/>
                <w:sz w:val="18"/>
                <w:szCs w:val="18"/>
              </w:rPr>
            </w:pPr>
            <w:r w:rsidRPr="00474F98">
              <w:rPr>
                <w:color w:val="000000"/>
                <w:sz w:val="18"/>
                <w:szCs w:val="18"/>
              </w:rPr>
              <w:t>3rd-Ventricle (Vol)</w:t>
            </w:r>
          </w:p>
        </w:tc>
        <w:tc>
          <w:tcPr>
            <w:tcW w:w="1802" w:type="dxa"/>
            <w:noWrap/>
            <w:hideMark/>
          </w:tcPr>
          <w:p w14:paraId="3CE67EDD" w14:textId="77777777" w:rsidR="00A10603" w:rsidRPr="00474F98" w:rsidRDefault="00A10603" w:rsidP="00474F98">
            <w:pPr>
              <w:jc w:val="center"/>
              <w:rPr>
                <w:color w:val="000000"/>
                <w:sz w:val="18"/>
                <w:szCs w:val="18"/>
              </w:rPr>
            </w:pPr>
            <w:r w:rsidRPr="00474F98">
              <w:rPr>
                <w:color w:val="000000"/>
                <w:sz w:val="18"/>
                <w:szCs w:val="18"/>
              </w:rPr>
              <w:t>-0.202</w:t>
            </w:r>
          </w:p>
        </w:tc>
        <w:tc>
          <w:tcPr>
            <w:tcW w:w="1701" w:type="dxa"/>
            <w:noWrap/>
            <w:hideMark/>
          </w:tcPr>
          <w:p w14:paraId="719DC3F7" w14:textId="77777777" w:rsidR="00A10603" w:rsidRPr="00474F98" w:rsidRDefault="00A10603" w:rsidP="00474F98">
            <w:pPr>
              <w:jc w:val="center"/>
              <w:rPr>
                <w:color w:val="000000"/>
                <w:sz w:val="18"/>
                <w:szCs w:val="18"/>
              </w:rPr>
            </w:pPr>
            <w:r w:rsidRPr="00474F98">
              <w:rPr>
                <w:color w:val="000000"/>
                <w:sz w:val="18"/>
                <w:szCs w:val="18"/>
              </w:rPr>
              <w:t>0.840998</w:t>
            </w:r>
          </w:p>
        </w:tc>
        <w:tc>
          <w:tcPr>
            <w:tcW w:w="1984" w:type="dxa"/>
            <w:noWrap/>
            <w:hideMark/>
          </w:tcPr>
          <w:p w14:paraId="4C73D936" w14:textId="77777777" w:rsidR="00A10603" w:rsidRPr="00474F98" w:rsidRDefault="00A10603" w:rsidP="00474F98">
            <w:pPr>
              <w:jc w:val="center"/>
              <w:rPr>
                <w:color w:val="000000"/>
                <w:sz w:val="18"/>
                <w:szCs w:val="18"/>
              </w:rPr>
            </w:pPr>
            <w:r w:rsidRPr="00474F98">
              <w:rPr>
                <w:color w:val="000000"/>
                <w:sz w:val="18"/>
                <w:szCs w:val="18"/>
              </w:rPr>
              <w:t>-0.076</w:t>
            </w:r>
          </w:p>
        </w:tc>
      </w:tr>
      <w:tr w:rsidR="00A10603" w:rsidRPr="00A10603" w14:paraId="75348FC2" w14:textId="77777777" w:rsidTr="00A10603">
        <w:trPr>
          <w:trHeight w:val="300"/>
        </w:trPr>
        <w:tc>
          <w:tcPr>
            <w:tcW w:w="3580" w:type="dxa"/>
            <w:noWrap/>
            <w:hideMark/>
          </w:tcPr>
          <w:p w14:paraId="329D059B" w14:textId="77777777" w:rsidR="00A10603" w:rsidRPr="00474F98" w:rsidRDefault="00A10603">
            <w:pPr>
              <w:rPr>
                <w:color w:val="000000"/>
                <w:sz w:val="18"/>
                <w:szCs w:val="18"/>
              </w:rPr>
            </w:pPr>
            <w:r w:rsidRPr="00474F98">
              <w:rPr>
                <w:color w:val="000000"/>
                <w:sz w:val="18"/>
                <w:szCs w:val="18"/>
              </w:rPr>
              <w:t>rh_S_oc_middle&amp;Lunatus_thickness</w:t>
            </w:r>
          </w:p>
        </w:tc>
        <w:tc>
          <w:tcPr>
            <w:tcW w:w="1802" w:type="dxa"/>
            <w:noWrap/>
            <w:hideMark/>
          </w:tcPr>
          <w:p w14:paraId="7F5248EE" w14:textId="77777777" w:rsidR="00A10603" w:rsidRPr="00474F98" w:rsidRDefault="00A10603" w:rsidP="00474F98">
            <w:pPr>
              <w:jc w:val="center"/>
              <w:rPr>
                <w:color w:val="000000"/>
                <w:sz w:val="18"/>
                <w:szCs w:val="18"/>
              </w:rPr>
            </w:pPr>
            <w:r w:rsidRPr="00474F98">
              <w:rPr>
                <w:color w:val="000000"/>
                <w:sz w:val="18"/>
                <w:szCs w:val="18"/>
              </w:rPr>
              <w:t>-0.185</w:t>
            </w:r>
          </w:p>
        </w:tc>
        <w:tc>
          <w:tcPr>
            <w:tcW w:w="1701" w:type="dxa"/>
            <w:noWrap/>
            <w:hideMark/>
          </w:tcPr>
          <w:p w14:paraId="12C4C375" w14:textId="77777777" w:rsidR="00A10603" w:rsidRPr="00474F98" w:rsidRDefault="00A10603" w:rsidP="00474F98">
            <w:pPr>
              <w:jc w:val="center"/>
              <w:rPr>
                <w:color w:val="000000"/>
                <w:sz w:val="18"/>
                <w:szCs w:val="18"/>
              </w:rPr>
            </w:pPr>
            <w:r w:rsidRPr="00474F98">
              <w:rPr>
                <w:color w:val="000000"/>
                <w:sz w:val="18"/>
                <w:szCs w:val="18"/>
              </w:rPr>
              <w:t>0.854039</w:t>
            </w:r>
          </w:p>
        </w:tc>
        <w:tc>
          <w:tcPr>
            <w:tcW w:w="1984" w:type="dxa"/>
            <w:noWrap/>
            <w:hideMark/>
          </w:tcPr>
          <w:p w14:paraId="218B0FAF" w14:textId="77777777" w:rsidR="00A10603" w:rsidRPr="00474F98" w:rsidRDefault="00A10603" w:rsidP="00474F98">
            <w:pPr>
              <w:jc w:val="center"/>
              <w:rPr>
                <w:color w:val="000000"/>
                <w:sz w:val="18"/>
                <w:szCs w:val="18"/>
              </w:rPr>
            </w:pPr>
            <w:r w:rsidRPr="00474F98">
              <w:rPr>
                <w:color w:val="000000"/>
                <w:sz w:val="18"/>
                <w:szCs w:val="18"/>
              </w:rPr>
              <w:t>-0.07</w:t>
            </w:r>
          </w:p>
        </w:tc>
      </w:tr>
      <w:tr w:rsidR="00A10603" w:rsidRPr="00A10603" w14:paraId="16C2BB6B" w14:textId="77777777" w:rsidTr="00A10603">
        <w:trPr>
          <w:trHeight w:val="300"/>
        </w:trPr>
        <w:tc>
          <w:tcPr>
            <w:tcW w:w="3580" w:type="dxa"/>
            <w:noWrap/>
            <w:hideMark/>
          </w:tcPr>
          <w:p w14:paraId="7C7BE9A7" w14:textId="77777777" w:rsidR="00A10603" w:rsidRPr="00474F98" w:rsidRDefault="00A10603">
            <w:pPr>
              <w:rPr>
                <w:color w:val="000000"/>
                <w:sz w:val="18"/>
                <w:szCs w:val="18"/>
              </w:rPr>
            </w:pPr>
            <w:r w:rsidRPr="00474F98">
              <w:rPr>
                <w:color w:val="000000"/>
                <w:sz w:val="18"/>
                <w:szCs w:val="18"/>
              </w:rPr>
              <w:lastRenderedPageBreak/>
              <w:t>lh_G&amp;S_subcentral_thickness</w:t>
            </w:r>
          </w:p>
        </w:tc>
        <w:tc>
          <w:tcPr>
            <w:tcW w:w="1802" w:type="dxa"/>
            <w:noWrap/>
            <w:hideMark/>
          </w:tcPr>
          <w:p w14:paraId="473609D7" w14:textId="77777777" w:rsidR="00A10603" w:rsidRPr="00474F98" w:rsidRDefault="00A10603" w:rsidP="00474F98">
            <w:pPr>
              <w:jc w:val="center"/>
              <w:rPr>
                <w:color w:val="000000"/>
                <w:sz w:val="18"/>
                <w:szCs w:val="18"/>
              </w:rPr>
            </w:pPr>
            <w:r w:rsidRPr="00474F98">
              <w:rPr>
                <w:color w:val="000000"/>
                <w:sz w:val="18"/>
                <w:szCs w:val="18"/>
              </w:rPr>
              <w:t>0.177</w:t>
            </w:r>
          </w:p>
        </w:tc>
        <w:tc>
          <w:tcPr>
            <w:tcW w:w="1701" w:type="dxa"/>
            <w:noWrap/>
            <w:hideMark/>
          </w:tcPr>
          <w:p w14:paraId="7F2467A6" w14:textId="77777777" w:rsidR="00A10603" w:rsidRPr="00474F98" w:rsidRDefault="00A10603" w:rsidP="00474F98">
            <w:pPr>
              <w:jc w:val="center"/>
              <w:rPr>
                <w:color w:val="000000"/>
                <w:sz w:val="18"/>
                <w:szCs w:val="18"/>
              </w:rPr>
            </w:pPr>
            <w:r w:rsidRPr="00474F98">
              <w:rPr>
                <w:color w:val="000000"/>
                <w:sz w:val="18"/>
                <w:szCs w:val="18"/>
              </w:rPr>
              <w:t>0.860798</w:t>
            </w:r>
          </w:p>
        </w:tc>
        <w:tc>
          <w:tcPr>
            <w:tcW w:w="1984" w:type="dxa"/>
            <w:noWrap/>
            <w:hideMark/>
          </w:tcPr>
          <w:p w14:paraId="32A956BF" w14:textId="77777777" w:rsidR="00A10603" w:rsidRPr="00474F98" w:rsidRDefault="00A10603" w:rsidP="00474F98">
            <w:pPr>
              <w:jc w:val="center"/>
              <w:rPr>
                <w:color w:val="000000"/>
                <w:sz w:val="18"/>
                <w:szCs w:val="18"/>
              </w:rPr>
            </w:pPr>
            <w:r w:rsidRPr="00474F98">
              <w:rPr>
                <w:color w:val="000000"/>
                <w:sz w:val="18"/>
                <w:szCs w:val="18"/>
              </w:rPr>
              <w:t>0.067</w:t>
            </w:r>
          </w:p>
        </w:tc>
      </w:tr>
      <w:tr w:rsidR="00A10603" w:rsidRPr="00A10603" w14:paraId="2B3FC1BD" w14:textId="77777777" w:rsidTr="00A10603">
        <w:trPr>
          <w:trHeight w:val="300"/>
        </w:trPr>
        <w:tc>
          <w:tcPr>
            <w:tcW w:w="3580" w:type="dxa"/>
            <w:noWrap/>
            <w:hideMark/>
          </w:tcPr>
          <w:p w14:paraId="479CAD72" w14:textId="77777777" w:rsidR="00A10603" w:rsidRPr="00474F98" w:rsidRDefault="00A10603">
            <w:pPr>
              <w:rPr>
                <w:color w:val="000000"/>
                <w:sz w:val="18"/>
                <w:szCs w:val="18"/>
              </w:rPr>
            </w:pPr>
            <w:r w:rsidRPr="00474F98">
              <w:rPr>
                <w:color w:val="000000"/>
                <w:sz w:val="18"/>
                <w:szCs w:val="18"/>
              </w:rPr>
              <w:t>rh_S_oc-temp_med&amp;Lingual_thickness</w:t>
            </w:r>
          </w:p>
        </w:tc>
        <w:tc>
          <w:tcPr>
            <w:tcW w:w="1802" w:type="dxa"/>
            <w:noWrap/>
            <w:hideMark/>
          </w:tcPr>
          <w:p w14:paraId="49648FB1" w14:textId="77777777" w:rsidR="00A10603" w:rsidRPr="00474F98" w:rsidRDefault="00A10603" w:rsidP="00474F98">
            <w:pPr>
              <w:jc w:val="center"/>
              <w:rPr>
                <w:color w:val="000000"/>
                <w:sz w:val="18"/>
                <w:szCs w:val="18"/>
              </w:rPr>
            </w:pPr>
            <w:r w:rsidRPr="00474F98">
              <w:rPr>
                <w:color w:val="000000"/>
                <w:sz w:val="18"/>
                <w:szCs w:val="18"/>
              </w:rPr>
              <w:t>-0.145</w:t>
            </w:r>
          </w:p>
        </w:tc>
        <w:tc>
          <w:tcPr>
            <w:tcW w:w="1701" w:type="dxa"/>
            <w:noWrap/>
            <w:hideMark/>
          </w:tcPr>
          <w:p w14:paraId="31E943C8" w14:textId="77777777" w:rsidR="00A10603" w:rsidRPr="00474F98" w:rsidRDefault="00A10603" w:rsidP="00474F98">
            <w:pPr>
              <w:jc w:val="center"/>
              <w:rPr>
                <w:color w:val="000000"/>
                <w:sz w:val="18"/>
                <w:szCs w:val="18"/>
              </w:rPr>
            </w:pPr>
            <w:r w:rsidRPr="00474F98">
              <w:rPr>
                <w:color w:val="000000"/>
                <w:sz w:val="18"/>
                <w:szCs w:val="18"/>
              </w:rPr>
              <w:t>0.885545</w:t>
            </w:r>
          </w:p>
        </w:tc>
        <w:tc>
          <w:tcPr>
            <w:tcW w:w="1984" w:type="dxa"/>
            <w:noWrap/>
            <w:hideMark/>
          </w:tcPr>
          <w:p w14:paraId="5CDA1843" w14:textId="77777777" w:rsidR="00A10603" w:rsidRPr="00474F98" w:rsidRDefault="00A10603" w:rsidP="00474F98">
            <w:pPr>
              <w:jc w:val="center"/>
              <w:rPr>
                <w:color w:val="000000"/>
                <w:sz w:val="18"/>
                <w:szCs w:val="18"/>
              </w:rPr>
            </w:pPr>
            <w:r w:rsidRPr="00474F98">
              <w:rPr>
                <w:color w:val="000000"/>
                <w:sz w:val="18"/>
                <w:szCs w:val="18"/>
              </w:rPr>
              <w:t>-0.055</w:t>
            </w:r>
          </w:p>
        </w:tc>
      </w:tr>
      <w:tr w:rsidR="00A10603" w:rsidRPr="00A10603" w14:paraId="055D981B" w14:textId="77777777" w:rsidTr="00A10603">
        <w:trPr>
          <w:trHeight w:val="300"/>
        </w:trPr>
        <w:tc>
          <w:tcPr>
            <w:tcW w:w="3580" w:type="dxa"/>
            <w:noWrap/>
            <w:hideMark/>
          </w:tcPr>
          <w:p w14:paraId="47F83472" w14:textId="77777777" w:rsidR="00A10603" w:rsidRPr="00474F98" w:rsidRDefault="00A10603">
            <w:pPr>
              <w:rPr>
                <w:color w:val="000000"/>
                <w:sz w:val="18"/>
                <w:szCs w:val="18"/>
              </w:rPr>
            </w:pPr>
            <w:r w:rsidRPr="00474F98">
              <w:rPr>
                <w:color w:val="000000"/>
                <w:sz w:val="18"/>
                <w:szCs w:val="18"/>
              </w:rPr>
              <w:t>Right-Cerebellum-Cortex (Vol)</w:t>
            </w:r>
          </w:p>
        </w:tc>
        <w:tc>
          <w:tcPr>
            <w:tcW w:w="1802" w:type="dxa"/>
            <w:noWrap/>
            <w:hideMark/>
          </w:tcPr>
          <w:p w14:paraId="710E6995" w14:textId="77777777" w:rsidR="00A10603" w:rsidRPr="00474F98" w:rsidRDefault="00A10603" w:rsidP="00474F98">
            <w:pPr>
              <w:jc w:val="center"/>
              <w:rPr>
                <w:color w:val="000000"/>
                <w:sz w:val="18"/>
                <w:szCs w:val="18"/>
              </w:rPr>
            </w:pPr>
            <w:r w:rsidRPr="00474F98">
              <w:rPr>
                <w:color w:val="000000"/>
                <w:sz w:val="18"/>
                <w:szCs w:val="18"/>
              </w:rPr>
              <w:t>0.131</w:t>
            </w:r>
          </w:p>
        </w:tc>
        <w:tc>
          <w:tcPr>
            <w:tcW w:w="1701" w:type="dxa"/>
            <w:noWrap/>
            <w:hideMark/>
          </w:tcPr>
          <w:p w14:paraId="50F56FAA" w14:textId="77777777" w:rsidR="00A10603" w:rsidRPr="00474F98" w:rsidRDefault="00A10603" w:rsidP="00474F98">
            <w:pPr>
              <w:jc w:val="center"/>
              <w:rPr>
                <w:color w:val="000000"/>
                <w:sz w:val="18"/>
                <w:szCs w:val="18"/>
              </w:rPr>
            </w:pPr>
            <w:r w:rsidRPr="00474F98">
              <w:rPr>
                <w:color w:val="000000"/>
                <w:sz w:val="18"/>
                <w:szCs w:val="18"/>
              </w:rPr>
              <w:t>0.896463</w:t>
            </w:r>
          </w:p>
        </w:tc>
        <w:tc>
          <w:tcPr>
            <w:tcW w:w="1984" w:type="dxa"/>
            <w:noWrap/>
            <w:hideMark/>
          </w:tcPr>
          <w:p w14:paraId="72C9B43B" w14:textId="77777777" w:rsidR="00A10603" w:rsidRPr="00474F98" w:rsidRDefault="00A10603" w:rsidP="00474F98">
            <w:pPr>
              <w:jc w:val="center"/>
              <w:rPr>
                <w:color w:val="000000"/>
                <w:sz w:val="18"/>
                <w:szCs w:val="18"/>
              </w:rPr>
            </w:pPr>
            <w:r w:rsidRPr="00474F98">
              <w:rPr>
                <w:color w:val="000000"/>
                <w:sz w:val="18"/>
                <w:szCs w:val="18"/>
              </w:rPr>
              <w:t>0.049</w:t>
            </w:r>
          </w:p>
        </w:tc>
      </w:tr>
      <w:tr w:rsidR="00A10603" w:rsidRPr="00A10603" w14:paraId="408FC25D" w14:textId="77777777" w:rsidTr="00A10603">
        <w:trPr>
          <w:trHeight w:val="300"/>
        </w:trPr>
        <w:tc>
          <w:tcPr>
            <w:tcW w:w="3580" w:type="dxa"/>
            <w:noWrap/>
            <w:hideMark/>
          </w:tcPr>
          <w:p w14:paraId="72A1097D" w14:textId="77777777" w:rsidR="00A10603" w:rsidRPr="00474F98" w:rsidRDefault="00A10603">
            <w:pPr>
              <w:rPr>
                <w:color w:val="000000"/>
                <w:sz w:val="18"/>
                <w:szCs w:val="18"/>
              </w:rPr>
            </w:pPr>
            <w:r w:rsidRPr="00474F98">
              <w:rPr>
                <w:color w:val="000000"/>
                <w:sz w:val="18"/>
                <w:szCs w:val="18"/>
              </w:rPr>
              <w:t>rh_S_oc_sup&amp;transversal_thickness</w:t>
            </w:r>
          </w:p>
        </w:tc>
        <w:tc>
          <w:tcPr>
            <w:tcW w:w="1802" w:type="dxa"/>
            <w:noWrap/>
            <w:hideMark/>
          </w:tcPr>
          <w:p w14:paraId="17CF68DB" w14:textId="77777777" w:rsidR="00A10603" w:rsidRPr="00474F98" w:rsidRDefault="00A10603" w:rsidP="00474F98">
            <w:pPr>
              <w:jc w:val="center"/>
              <w:rPr>
                <w:color w:val="000000"/>
                <w:sz w:val="18"/>
                <w:szCs w:val="18"/>
              </w:rPr>
            </w:pPr>
            <w:r w:rsidRPr="00474F98">
              <w:rPr>
                <w:color w:val="000000"/>
                <w:sz w:val="18"/>
                <w:szCs w:val="18"/>
              </w:rPr>
              <w:t>-0.126</w:t>
            </w:r>
          </w:p>
        </w:tc>
        <w:tc>
          <w:tcPr>
            <w:tcW w:w="1701" w:type="dxa"/>
            <w:noWrap/>
            <w:hideMark/>
          </w:tcPr>
          <w:p w14:paraId="0AF6520F" w14:textId="77777777" w:rsidR="00A10603" w:rsidRPr="00474F98" w:rsidRDefault="00A10603" w:rsidP="00474F98">
            <w:pPr>
              <w:jc w:val="center"/>
              <w:rPr>
                <w:color w:val="000000"/>
                <w:sz w:val="18"/>
                <w:szCs w:val="18"/>
              </w:rPr>
            </w:pPr>
            <w:r w:rsidRPr="00474F98">
              <w:rPr>
                <w:color w:val="000000"/>
                <w:sz w:val="18"/>
                <w:szCs w:val="18"/>
              </w:rPr>
              <w:t>0.900156</w:t>
            </w:r>
          </w:p>
        </w:tc>
        <w:tc>
          <w:tcPr>
            <w:tcW w:w="1984" w:type="dxa"/>
            <w:noWrap/>
            <w:hideMark/>
          </w:tcPr>
          <w:p w14:paraId="26B6BB47" w14:textId="77777777" w:rsidR="00A10603" w:rsidRPr="00474F98" w:rsidRDefault="00A10603" w:rsidP="00474F98">
            <w:pPr>
              <w:jc w:val="center"/>
              <w:rPr>
                <w:color w:val="000000"/>
                <w:sz w:val="18"/>
                <w:szCs w:val="18"/>
              </w:rPr>
            </w:pPr>
            <w:r w:rsidRPr="00474F98">
              <w:rPr>
                <w:color w:val="000000"/>
                <w:sz w:val="18"/>
                <w:szCs w:val="18"/>
              </w:rPr>
              <w:t>-0.048</w:t>
            </w:r>
          </w:p>
        </w:tc>
      </w:tr>
      <w:tr w:rsidR="00A10603" w:rsidRPr="00A10603" w14:paraId="0BDA6BA1" w14:textId="77777777" w:rsidTr="00A10603">
        <w:trPr>
          <w:trHeight w:val="300"/>
        </w:trPr>
        <w:tc>
          <w:tcPr>
            <w:tcW w:w="3580" w:type="dxa"/>
            <w:noWrap/>
            <w:hideMark/>
          </w:tcPr>
          <w:p w14:paraId="66202FC4" w14:textId="77777777" w:rsidR="00A10603" w:rsidRPr="00474F98" w:rsidRDefault="00A10603">
            <w:pPr>
              <w:rPr>
                <w:color w:val="000000"/>
                <w:sz w:val="18"/>
                <w:szCs w:val="18"/>
              </w:rPr>
            </w:pPr>
            <w:r w:rsidRPr="00474F98">
              <w:rPr>
                <w:color w:val="000000"/>
                <w:sz w:val="18"/>
                <w:szCs w:val="18"/>
              </w:rPr>
              <w:t>rh_G_temporal_inf_thickness</w:t>
            </w:r>
          </w:p>
        </w:tc>
        <w:tc>
          <w:tcPr>
            <w:tcW w:w="1802" w:type="dxa"/>
            <w:noWrap/>
            <w:hideMark/>
          </w:tcPr>
          <w:p w14:paraId="6361F38A" w14:textId="77777777" w:rsidR="00A10603" w:rsidRPr="00474F98" w:rsidRDefault="00A10603" w:rsidP="00474F98">
            <w:pPr>
              <w:jc w:val="center"/>
              <w:rPr>
                <w:color w:val="000000"/>
                <w:sz w:val="18"/>
                <w:szCs w:val="18"/>
              </w:rPr>
            </w:pPr>
            <w:r w:rsidRPr="00474F98">
              <w:rPr>
                <w:color w:val="000000"/>
                <w:sz w:val="18"/>
                <w:szCs w:val="18"/>
              </w:rPr>
              <w:t>-0.016</w:t>
            </w:r>
          </w:p>
        </w:tc>
        <w:tc>
          <w:tcPr>
            <w:tcW w:w="1701" w:type="dxa"/>
            <w:noWrap/>
            <w:hideMark/>
          </w:tcPr>
          <w:p w14:paraId="3FC8CDEC" w14:textId="77777777" w:rsidR="00A10603" w:rsidRPr="00474F98" w:rsidRDefault="00A10603" w:rsidP="00474F98">
            <w:pPr>
              <w:jc w:val="center"/>
              <w:rPr>
                <w:color w:val="000000"/>
                <w:sz w:val="18"/>
                <w:szCs w:val="18"/>
              </w:rPr>
            </w:pPr>
            <w:r w:rsidRPr="00474F98">
              <w:rPr>
                <w:color w:val="000000"/>
                <w:sz w:val="18"/>
                <w:szCs w:val="18"/>
              </w:rPr>
              <w:t>0.987109</w:t>
            </w:r>
          </w:p>
        </w:tc>
        <w:tc>
          <w:tcPr>
            <w:tcW w:w="1984" w:type="dxa"/>
            <w:noWrap/>
            <w:hideMark/>
          </w:tcPr>
          <w:p w14:paraId="1590B9F1" w14:textId="77777777" w:rsidR="00A10603" w:rsidRPr="00474F98" w:rsidRDefault="00A10603" w:rsidP="00474F98">
            <w:pPr>
              <w:jc w:val="center"/>
              <w:rPr>
                <w:color w:val="000000"/>
                <w:sz w:val="18"/>
                <w:szCs w:val="18"/>
              </w:rPr>
            </w:pPr>
            <w:r w:rsidRPr="00474F98">
              <w:rPr>
                <w:color w:val="000000"/>
                <w:sz w:val="18"/>
                <w:szCs w:val="18"/>
              </w:rPr>
              <w:t>-0.006</w:t>
            </w:r>
          </w:p>
        </w:tc>
      </w:tr>
    </w:tbl>
    <w:p w14:paraId="651A82DE" w14:textId="77777777" w:rsidR="00494569" w:rsidRDefault="00494569" w:rsidP="00474F98"/>
    <w:p w14:paraId="0775398A" w14:textId="75A59FB8" w:rsidR="00474F98" w:rsidRPr="00474F98" w:rsidRDefault="00474F98" w:rsidP="00474F98">
      <w:pPr>
        <w:pStyle w:val="berschrift2"/>
        <w:rPr>
          <w:color w:val="EE0000"/>
        </w:rPr>
      </w:pPr>
      <w:r>
        <w:t>Structural brain deviations are associated with pain characteristics</w:t>
      </w:r>
    </w:p>
    <w:p w14:paraId="23403A5B" w14:textId="016F1078" w:rsidR="00474F98" w:rsidRDefault="00474F98" w:rsidP="00E461A9">
      <w:r>
        <w:t>Spearman correlations in the SCI-NP subgroup were performed between brain features and the three pain variables: (1) maximum pain intensity, (2) average pain intensity and (3) spatial extent of pain.</w:t>
      </w:r>
    </w:p>
    <w:p w14:paraId="68FEA08C" w14:textId="4CEC0F72" w:rsidR="00474F98" w:rsidRDefault="00474F98" w:rsidP="00474F98">
      <w:pPr>
        <w:pStyle w:val="berschrift4"/>
      </w:pPr>
      <w:r>
        <w:t>S4: Maximum pain intensity</w:t>
      </w:r>
    </w:p>
    <w:tbl>
      <w:tblPr>
        <w:tblStyle w:val="Tabellenraster"/>
        <w:tblW w:w="9209" w:type="dxa"/>
        <w:tblLook w:val="04A0" w:firstRow="1" w:lastRow="0" w:firstColumn="1" w:lastColumn="0" w:noHBand="0" w:noVBand="1"/>
      </w:tblPr>
      <w:tblGrid>
        <w:gridCol w:w="4106"/>
        <w:gridCol w:w="2410"/>
        <w:gridCol w:w="2693"/>
      </w:tblGrid>
      <w:tr w:rsidR="00474F98" w:rsidRPr="00474F98" w14:paraId="516011C4" w14:textId="77777777" w:rsidTr="00474F98">
        <w:trPr>
          <w:trHeight w:val="300"/>
        </w:trPr>
        <w:tc>
          <w:tcPr>
            <w:tcW w:w="4106" w:type="dxa"/>
            <w:noWrap/>
            <w:hideMark/>
          </w:tcPr>
          <w:p w14:paraId="7F05BEAF" w14:textId="49169E9B" w:rsidR="00474F98" w:rsidRPr="00474F98" w:rsidRDefault="00F94C82" w:rsidP="00474F98">
            <w:pPr>
              <w:spacing w:line="240" w:lineRule="auto"/>
              <w:jc w:val="center"/>
              <w:rPr>
                <w:b/>
                <w:bCs/>
                <w:sz w:val="18"/>
                <w:szCs w:val="18"/>
                <w:lang w:val="de-CH"/>
              </w:rPr>
            </w:pPr>
            <w:r>
              <w:rPr>
                <w:b/>
                <w:bCs/>
                <w:sz w:val="18"/>
                <w:szCs w:val="18"/>
                <w:lang w:val="de-CH"/>
              </w:rPr>
              <w:t>Brain features</w:t>
            </w:r>
          </w:p>
        </w:tc>
        <w:tc>
          <w:tcPr>
            <w:tcW w:w="2410" w:type="dxa"/>
            <w:noWrap/>
            <w:hideMark/>
          </w:tcPr>
          <w:p w14:paraId="1A712E53" w14:textId="77777777" w:rsidR="00474F98" w:rsidRPr="00474F98" w:rsidRDefault="00474F98" w:rsidP="00474F98">
            <w:pPr>
              <w:spacing w:line="240" w:lineRule="auto"/>
              <w:jc w:val="center"/>
              <w:rPr>
                <w:b/>
                <w:bCs/>
                <w:sz w:val="18"/>
                <w:szCs w:val="18"/>
                <w:lang w:val="de-CH"/>
              </w:rPr>
            </w:pPr>
            <w:r w:rsidRPr="00474F98">
              <w:rPr>
                <w:b/>
                <w:bCs/>
                <w:sz w:val="18"/>
                <w:szCs w:val="18"/>
                <w:lang w:val="de-CH"/>
              </w:rPr>
              <w:t>Spearman ρ</w:t>
            </w:r>
          </w:p>
        </w:tc>
        <w:tc>
          <w:tcPr>
            <w:tcW w:w="2693" w:type="dxa"/>
            <w:noWrap/>
            <w:hideMark/>
          </w:tcPr>
          <w:p w14:paraId="030AD37D" w14:textId="77777777" w:rsidR="00474F98" w:rsidRPr="00474F98" w:rsidRDefault="00474F98" w:rsidP="00474F98">
            <w:pPr>
              <w:spacing w:line="240" w:lineRule="auto"/>
              <w:jc w:val="center"/>
              <w:rPr>
                <w:b/>
                <w:bCs/>
                <w:sz w:val="18"/>
                <w:szCs w:val="18"/>
                <w:lang w:val="de-CH"/>
              </w:rPr>
            </w:pPr>
            <w:r w:rsidRPr="00474F98">
              <w:rPr>
                <w:b/>
                <w:bCs/>
                <w:sz w:val="18"/>
                <w:szCs w:val="18"/>
                <w:lang w:val="de-CH"/>
              </w:rPr>
              <w:t>p-value</w:t>
            </w:r>
          </w:p>
        </w:tc>
      </w:tr>
      <w:tr w:rsidR="000D1DC4" w:rsidRPr="00474F98" w14:paraId="005A1909" w14:textId="77777777" w:rsidTr="009D7277">
        <w:trPr>
          <w:trHeight w:val="300"/>
        </w:trPr>
        <w:tc>
          <w:tcPr>
            <w:tcW w:w="4106" w:type="dxa"/>
            <w:noWrap/>
            <w:vAlign w:val="bottom"/>
            <w:hideMark/>
          </w:tcPr>
          <w:p w14:paraId="6D965E40" w14:textId="1C2887C0" w:rsidR="000D1DC4" w:rsidRPr="00474F98" w:rsidRDefault="000D1DC4" w:rsidP="000D1DC4">
            <w:pPr>
              <w:spacing w:line="240" w:lineRule="auto"/>
              <w:rPr>
                <w:sz w:val="18"/>
                <w:szCs w:val="18"/>
                <w:lang w:val="de-CH"/>
              </w:rPr>
            </w:pPr>
            <w:r w:rsidRPr="000D1DC4">
              <w:rPr>
                <w:color w:val="000000"/>
                <w:sz w:val="18"/>
                <w:szCs w:val="18"/>
              </w:rPr>
              <w:t>lh_G&amp;S_paracentral_thickness</w:t>
            </w:r>
          </w:p>
        </w:tc>
        <w:tc>
          <w:tcPr>
            <w:tcW w:w="2410" w:type="dxa"/>
            <w:noWrap/>
            <w:vAlign w:val="bottom"/>
            <w:hideMark/>
          </w:tcPr>
          <w:p w14:paraId="3CAAAA1F" w14:textId="61F292BB" w:rsidR="000D1DC4" w:rsidRPr="00474F98" w:rsidRDefault="000D1DC4" w:rsidP="000D1DC4">
            <w:pPr>
              <w:spacing w:line="240" w:lineRule="auto"/>
              <w:jc w:val="center"/>
              <w:rPr>
                <w:sz w:val="18"/>
                <w:szCs w:val="18"/>
                <w:lang w:val="de-CH"/>
              </w:rPr>
            </w:pPr>
            <w:r w:rsidRPr="000D1DC4">
              <w:rPr>
                <w:color w:val="000000"/>
                <w:sz w:val="18"/>
                <w:szCs w:val="18"/>
              </w:rPr>
              <w:t>0.531</w:t>
            </w:r>
          </w:p>
        </w:tc>
        <w:tc>
          <w:tcPr>
            <w:tcW w:w="2693" w:type="dxa"/>
            <w:noWrap/>
            <w:vAlign w:val="bottom"/>
            <w:hideMark/>
          </w:tcPr>
          <w:p w14:paraId="7A4D3E40" w14:textId="7924D704" w:rsidR="000D1DC4" w:rsidRPr="00474F98" w:rsidRDefault="000D1DC4" w:rsidP="000D1DC4">
            <w:pPr>
              <w:spacing w:line="240" w:lineRule="auto"/>
              <w:jc w:val="center"/>
              <w:rPr>
                <w:sz w:val="18"/>
                <w:szCs w:val="18"/>
                <w:lang w:val="de-CH"/>
              </w:rPr>
            </w:pPr>
            <w:r w:rsidRPr="000D1DC4">
              <w:rPr>
                <w:color w:val="000000"/>
                <w:sz w:val="18"/>
                <w:szCs w:val="18"/>
              </w:rPr>
              <w:t>0.0091</w:t>
            </w:r>
          </w:p>
        </w:tc>
      </w:tr>
      <w:tr w:rsidR="000D1DC4" w:rsidRPr="00474F98" w14:paraId="6F564ADF" w14:textId="77777777" w:rsidTr="009D7277">
        <w:trPr>
          <w:trHeight w:val="300"/>
        </w:trPr>
        <w:tc>
          <w:tcPr>
            <w:tcW w:w="4106" w:type="dxa"/>
            <w:noWrap/>
            <w:vAlign w:val="bottom"/>
            <w:hideMark/>
          </w:tcPr>
          <w:p w14:paraId="1B7F2472" w14:textId="2C3B10CD" w:rsidR="000D1DC4" w:rsidRPr="00474F98" w:rsidRDefault="000D1DC4" w:rsidP="000D1DC4">
            <w:pPr>
              <w:rPr>
                <w:color w:val="000000"/>
                <w:sz w:val="18"/>
                <w:szCs w:val="18"/>
              </w:rPr>
            </w:pPr>
            <w:r w:rsidRPr="000D1DC4">
              <w:rPr>
                <w:color w:val="000000"/>
                <w:sz w:val="18"/>
                <w:szCs w:val="18"/>
              </w:rPr>
              <w:t>rh_S_oc_middle&amp;Lunatus_thickness</w:t>
            </w:r>
          </w:p>
        </w:tc>
        <w:tc>
          <w:tcPr>
            <w:tcW w:w="2410" w:type="dxa"/>
            <w:noWrap/>
            <w:vAlign w:val="bottom"/>
            <w:hideMark/>
          </w:tcPr>
          <w:p w14:paraId="77A5E967" w14:textId="350ADCC8" w:rsidR="000D1DC4" w:rsidRPr="00474F98" w:rsidRDefault="000D1DC4" w:rsidP="000D1DC4">
            <w:pPr>
              <w:jc w:val="center"/>
              <w:rPr>
                <w:color w:val="000000"/>
                <w:sz w:val="18"/>
                <w:szCs w:val="18"/>
              </w:rPr>
            </w:pPr>
            <w:r w:rsidRPr="000D1DC4">
              <w:rPr>
                <w:color w:val="000000"/>
                <w:sz w:val="18"/>
                <w:szCs w:val="18"/>
              </w:rPr>
              <w:t>0.42</w:t>
            </w:r>
          </w:p>
        </w:tc>
        <w:tc>
          <w:tcPr>
            <w:tcW w:w="2693" w:type="dxa"/>
            <w:noWrap/>
            <w:vAlign w:val="bottom"/>
            <w:hideMark/>
          </w:tcPr>
          <w:p w14:paraId="32F8014A" w14:textId="20BBF79B" w:rsidR="000D1DC4" w:rsidRPr="00474F98" w:rsidRDefault="000D1DC4" w:rsidP="000D1DC4">
            <w:pPr>
              <w:jc w:val="center"/>
              <w:rPr>
                <w:color w:val="000000"/>
                <w:sz w:val="18"/>
                <w:szCs w:val="18"/>
              </w:rPr>
            </w:pPr>
            <w:r w:rsidRPr="000D1DC4">
              <w:rPr>
                <w:color w:val="000000"/>
                <w:sz w:val="18"/>
                <w:szCs w:val="18"/>
              </w:rPr>
              <w:t>0.0458</w:t>
            </w:r>
          </w:p>
        </w:tc>
      </w:tr>
      <w:tr w:rsidR="000D1DC4" w:rsidRPr="00474F98" w14:paraId="2ECF39B6" w14:textId="77777777" w:rsidTr="009D7277">
        <w:trPr>
          <w:trHeight w:val="300"/>
        </w:trPr>
        <w:tc>
          <w:tcPr>
            <w:tcW w:w="4106" w:type="dxa"/>
            <w:noWrap/>
            <w:vAlign w:val="bottom"/>
            <w:hideMark/>
          </w:tcPr>
          <w:p w14:paraId="5C8348CB" w14:textId="12AB86C6" w:rsidR="000D1DC4" w:rsidRPr="00474F98" w:rsidRDefault="000D1DC4" w:rsidP="000D1DC4">
            <w:pPr>
              <w:rPr>
                <w:color w:val="000000"/>
                <w:sz w:val="18"/>
                <w:szCs w:val="18"/>
              </w:rPr>
            </w:pPr>
            <w:r w:rsidRPr="000D1DC4">
              <w:rPr>
                <w:color w:val="000000"/>
                <w:sz w:val="18"/>
                <w:szCs w:val="18"/>
              </w:rPr>
              <w:t>rh_S_oc-temp_med&amp;Lingual_thickness</w:t>
            </w:r>
          </w:p>
        </w:tc>
        <w:tc>
          <w:tcPr>
            <w:tcW w:w="2410" w:type="dxa"/>
            <w:noWrap/>
            <w:vAlign w:val="bottom"/>
            <w:hideMark/>
          </w:tcPr>
          <w:p w14:paraId="338C7049" w14:textId="0B377DCC" w:rsidR="000D1DC4" w:rsidRPr="00474F98" w:rsidRDefault="000D1DC4" w:rsidP="000D1DC4">
            <w:pPr>
              <w:jc w:val="center"/>
              <w:rPr>
                <w:color w:val="000000"/>
                <w:sz w:val="18"/>
                <w:szCs w:val="18"/>
              </w:rPr>
            </w:pPr>
            <w:r w:rsidRPr="000D1DC4">
              <w:rPr>
                <w:color w:val="000000"/>
                <w:sz w:val="18"/>
                <w:szCs w:val="18"/>
              </w:rPr>
              <w:t>0.414</w:t>
            </w:r>
          </w:p>
        </w:tc>
        <w:tc>
          <w:tcPr>
            <w:tcW w:w="2693" w:type="dxa"/>
            <w:noWrap/>
            <w:vAlign w:val="bottom"/>
            <w:hideMark/>
          </w:tcPr>
          <w:p w14:paraId="2DBC6082" w14:textId="7018B4F8" w:rsidR="000D1DC4" w:rsidRPr="00474F98" w:rsidRDefault="000D1DC4" w:rsidP="000D1DC4">
            <w:pPr>
              <w:jc w:val="center"/>
              <w:rPr>
                <w:color w:val="000000"/>
                <w:sz w:val="18"/>
                <w:szCs w:val="18"/>
              </w:rPr>
            </w:pPr>
            <w:r w:rsidRPr="000D1DC4">
              <w:rPr>
                <w:color w:val="000000"/>
                <w:sz w:val="18"/>
                <w:szCs w:val="18"/>
              </w:rPr>
              <w:t>0.0493</w:t>
            </w:r>
          </w:p>
        </w:tc>
      </w:tr>
      <w:tr w:rsidR="000D1DC4" w:rsidRPr="00474F98" w14:paraId="136CA175" w14:textId="77777777" w:rsidTr="009D7277">
        <w:trPr>
          <w:trHeight w:val="300"/>
        </w:trPr>
        <w:tc>
          <w:tcPr>
            <w:tcW w:w="4106" w:type="dxa"/>
            <w:noWrap/>
            <w:vAlign w:val="bottom"/>
            <w:hideMark/>
          </w:tcPr>
          <w:p w14:paraId="5EE5D6D4" w14:textId="7B04C949" w:rsidR="000D1DC4" w:rsidRPr="00474F98" w:rsidRDefault="000D1DC4" w:rsidP="000D1DC4">
            <w:pPr>
              <w:rPr>
                <w:color w:val="000000"/>
                <w:sz w:val="18"/>
                <w:szCs w:val="18"/>
              </w:rPr>
            </w:pPr>
            <w:r w:rsidRPr="000D1DC4">
              <w:rPr>
                <w:color w:val="000000"/>
                <w:sz w:val="18"/>
                <w:szCs w:val="18"/>
              </w:rPr>
              <w:t>rh_S_intrapariet&amp;P_trans_thickness</w:t>
            </w:r>
          </w:p>
        </w:tc>
        <w:tc>
          <w:tcPr>
            <w:tcW w:w="2410" w:type="dxa"/>
            <w:noWrap/>
            <w:vAlign w:val="bottom"/>
            <w:hideMark/>
          </w:tcPr>
          <w:p w14:paraId="326F6972" w14:textId="137CB02B" w:rsidR="000D1DC4" w:rsidRPr="00474F98" w:rsidRDefault="000D1DC4" w:rsidP="000D1DC4">
            <w:pPr>
              <w:jc w:val="center"/>
              <w:rPr>
                <w:color w:val="000000"/>
                <w:sz w:val="18"/>
                <w:szCs w:val="18"/>
              </w:rPr>
            </w:pPr>
            <w:r w:rsidRPr="000D1DC4">
              <w:rPr>
                <w:color w:val="000000"/>
                <w:sz w:val="18"/>
                <w:szCs w:val="18"/>
              </w:rPr>
              <w:t>0.414</w:t>
            </w:r>
          </w:p>
        </w:tc>
        <w:tc>
          <w:tcPr>
            <w:tcW w:w="2693" w:type="dxa"/>
            <w:noWrap/>
            <w:vAlign w:val="bottom"/>
            <w:hideMark/>
          </w:tcPr>
          <w:p w14:paraId="772CF980" w14:textId="74C65854" w:rsidR="000D1DC4" w:rsidRPr="00474F98" w:rsidRDefault="000D1DC4" w:rsidP="000D1DC4">
            <w:pPr>
              <w:jc w:val="center"/>
              <w:rPr>
                <w:color w:val="000000"/>
                <w:sz w:val="18"/>
                <w:szCs w:val="18"/>
              </w:rPr>
            </w:pPr>
            <w:r w:rsidRPr="000D1DC4">
              <w:rPr>
                <w:color w:val="000000"/>
                <w:sz w:val="18"/>
                <w:szCs w:val="18"/>
              </w:rPr>
              <w:t>0.0493</w:t>
            </w:r>
          </w:p>
        </w:tc>
      </w:tr>
      <w:tr w:rsidR="000D1DC4" w:rsidRPr="00474F98" w14:paraId="1ED673C9" w14:textId="77777777" w:rsidTr="009D7277">
        <w:trPr>
          <w:trHeight w:val="300"/>
        </w:trPr>
        <w:tc>
          <w:tcPr>
            <w:tcW w:w="4106" w:type="dxa"/>
            <w:noWrap/>
            <w:vAlign w:val="bottom"/>
            <w:hideMark/>
          </w:tcPr>
          <w:p w14:paraId="497AC604" w14:textId="070BF35A" w:rsidR="000D1DC4" w:rsidRPr="00474F98" w:rsidRDefault="000D1DC4" w:rsidP="000D1DC4">
            <w:pPr>
              <w:rPr>
                <w:color w:val="000000"/>
                <w:sz w:val="18"/>
                <w:szCs w:val="18"/>
              </w:rPr>
            </w:pPr>
            <w:r w:rsidRPr="000D1DC4">
              <w:rPr>
                <w:color w:val="000000"/>
                <w:sz w:val="18"/>
                <w:szCs w:val="18"/>
              </w:rPr>
              <w:t>lh_Lat_Fis-ant-Vertical_thickness</w:t>
            </w:r>
          </w:p>
        </w:tc>
        <w:tc>
          <w:tcPr>
            <w:tcW w:w="2410" w:type="dxa"/>
            <w:noWrap/>
            <w:vAlign w:val="bottom"/>
            <w:hideMark/>
          </w:tcPr>
          <w:p w14:paraId="060B705B" w14:textId="7F659A4E" w:rsidR="000D1DC4" w:rsidRPr="00474F98" w:rsidRDefault="000D1DC4" w:rsidP="000D1DC4">
            <w:pPr>
              <w:jc w:val="center"/>
              <w:rPr>
                <w:color w:val="000000"/>
                <w:sz w:val="18"/>
                <w:szCs w:val="18"/>
              </w:rPr>
            </w:pPr>
            <w:r w:rsidRPr="000D1DC4">
              <w:rPr>
                <w:color w:val="000000"/>
                <w:sz w:val="18"/>
                <w:szCs w:val="18"/>
              </w:rPr>
              <w:t>0.412</w:t>
            </w:r>
          </w:p>
        </w:tc>
        <w:tc>
          <w:tcPr>
            <w:tcW w:w="2693" w:type="dxa"/>
            <w:noWrap/>
            <w:vAlign w:val="bottom"/>
            <w:hideMark/>
          </w:tcPr>
          <w:p w14:paraId="7FE211EB" w14:textId="0EF5FFC2" w:rsidR="000D1DC4" w:rsidRPr="00474F98" w:rsidRDefault="000D1DC4" w:rsidP="000D1DC4">
            <w:pPr>
              <w:jc w:val="center"/>
              <w:rPr>
                <w:color w:val="000000"/>
                <w:sz w:val="18"/>
                <w:szCs w:val="18"/>
              </w:rPr>
            </w:pPr>
            <w:r w:rsidRPr="000D1DC4">
              <w:rPr>
                <w:color w:val="000000"/>
                <w:sz w:val="18"/>
                <w:szCs w:val="18"/>
              </w:rPr>
              <w:t>0.051</w:t>
            </w:r>
          </w:p>
        </w:tc>
      </w:tr>
      <w:tr w:rsidR="000D1DC4" w:rsidRPr="00474F98" w14:paraId="753E579D" w14:textId="77777777" w:rsidTr="009D7277">
        <w:trPr>
          <w:trHeight w:val="300"/>
        </w:trPr>
        <w:tc>
          <w:tcPr>
            <w:tcW w:w="4106" w:type="dxa"/>
            <w:noWrap/>
            <w:vAlign w:val="bottom"/>
            <w:hideMark/>
          </w:tcPr>
          <w:p w14:paraId="2424B2D3" w14:textId="4CBBCB04" w:rsidR="000D1DC4" w:rsidRPr="00474F98" w:rsidRDefault="000D1DC4" w:rsidP="000D1DC4">
            <w:pPr>
              <w:rPr>
                <w:color w:val="000000"/>
                <w:sz w:val="18"/>
                <w:szCs w:val="18"/>
              </w:rPr>
            </w:pPr>
            <w:r w:rsidRPr="000D1DC4">
              <w:rPr>
                <w:color w:val="000000"/>
                <w:sz w:val="18"/>
                <w:szCs w:val="18"/>
              </w:rPr>
              <w:t>rh_S_oc_sup&amp;transversal_thickness</w:t>
            </w:r>
          </w:p>
        </w:tc>
        <w:tc>
          <w:tcPr>
            <w:tcW w:w="2410" w:type="dxa"/>
            <w:noWrap/>
            <w:vAlign w:val="bottom"/>
            <w:hideMark/>
          </w:tcPr>
          <w:p w14:paraId="2EED0319" w14:textId="4752B96F" w:rsidR="000D1DC4" w:rsidRPr="00474F98" w:rsidRDefault="000D1DC4" w:rsidP="000D1DC4">
            <w:pPr>
              <w:jc w:val="center"/>
              <w:rPr>
                <w:color w:val="000000"/>
                <w:sz w:val="18"/>
                <w:szCs w:val="18"/>
              </w:rPr>
            </w:pPr>
            <w:r w:rsidRPr="000D1DC4">
              <w:rPr>
                <w:color w:val="000000"/>
                <w:sz w:val="18"/>
                <w:szCs w:val="18"/>
              </w:rPr>
              <w:t>0.369</w:t>
            </w:r>
          </w:p>
        </w:tc>
        <w:tc>
          <w:tcPr>
            <w:tcW w:w="2693" w:type="dxa"/>
            <w:noWrap/>
            <w:vAlign w:val="bottom"/>
            <w:hideMark/>
          </w:tcPr>
          <w:p w14:paraId="559CA3A2" w14:textId="71208E40" w:rsidR="000D1DC4" w:rsidRPr="00474F98" w:rsidRDefault="000D1DC4" w:rsidP="000D1DC4">
            <w:pPr>
              <w:jc w:val="center"/>
              <w:rPr>
                <w:color w:val="000000"/>
                <w:sz w:val="18"/>
                <w:szCs w:val="18"/>
              </w:rPr>
            </w:pPr>
            <w:r w:rsidRPr="000D1DC4">
              <w:rPr>
                <w:color w:val="000000"/>
                <w:sz w:val="18"/>
                <w:szCs w:val="18"/>
              </w:rPr>
              <w:t>0.0829</w:t>
            </w:r>
          </w:p>
        </w:tc>
      </w:tr>
      <w:tr w:rsidR="000D1DC4" w:rsidRPr="00474F98" w14:paraId="3BCA8F98" w14:textId="77777777" w:rsidTr="009D7277">
        <w:trPr>
          <w:trHeight w:val="300"/>
        </w:trPr>
        <w:tc>
          <w:tcPr>
            <w:tcW w:w="4106" w:type="dxa"/>
            <w:noWrap/>
            <w:vAlign w:val="bottom"/>
            <w:hideMark/>
          </w:tcPr>
          <w:p w14:paraId="73B41319" w14:textId="1A228CE4" w:rsidR="000D1DC4" w:rsidRPr="00474F98" w:rsidRDefault="000D1DC4" w:rsidP="000D1DC4">
            <w:pPr>
              <w:rPr>
                <w:color w:val="000000"/>
                <w:sz w:val="18"/>
                <w:szCs w:val="18"/>
              </w:rPr>
            </w:pPr>
            <w:r w:rsidRPr="000D1DC4">
              <w:rPr>
                <w:color w:val="000000"/>
                <w:sz w:val="18"/>
                <w:szCs w:val="18"/>
              </w:rPr>
              <w:t>rh_S_interm_prim-Jensen_thickness</w:t>
            </w:r>
          </w:p>
        </w:tc>
        <w:tc>
          <w:tcPr>
            <w:tcW w:w="2410" w:type="dxa"/>
            <w:noWrap/>
            <w:vAlign w:val="bottom"/>
            <w:hideMark/>
          </w:tcPr>
          <w:p w14:paraId="5E4DAA07" w14:textId="6B8928C1" w:rsidR="000D1DC4" w:rsidRPr="00474F98" w:rsidRDefault="000D1DC4" w:rsidP="000D1DC4">
            <w:pPr>
              <w:jc w:val="center"/>
              <w:rPr>
                <w:color w:val="000000"/>
                <w:sz w:val="18"/>
                <w:szCs w:val="18"/>
              </w:rPr>
            </w:pPr>
            <w:r w:rsidRPr="000D1DC4">
              <w:rPr>
                <w:color w:val="000000"/>
                <w:sz w:val="18"/>
                <w:szCs w:val="18"/>
              </w:rPr>
              <w:t>0.336</w:t>
            </w:r>
          </w:p>
        </w:tc>
        <w:tc>
          <w:tcPr>
            <w:tcW w:w="2693" w:type="dxa"/>
            <w:noWrap/>
            <w:vAlign w:val="bottom"/>
            <w:hideMark/>
          </w:tcPr>
          <w:p w14:paraId="6480C9CC" w14:textId="398610C4" w:rsidR="000D1DC4" w:rsidRPr="00474F98" w:rsidRDefault="000D1DC4" w:rsidP="000D1DC4">
            <w:pPr>
              <w:jc w:val="center"/>
              <w:rPr>
                <w:color w:val="000000"/>
                <w:sz w:val="18"/>
                <w:szCs w:val="18"/>
              </w:rPr>
            </w:pPr>
            <w:r w:rsidRPr="000D1DC4">
              <w:rPr>
                <w:color w:val="000000"/>
                <w:sz w:val="18"/>
                <w:szCs w:val="18"/>
              </w:rPr>
              <w:t>0.1175</w:t>
            </w:r>
          </w:p>
        </w:tc>
      </w:tr>
      <w:tr w:rsidR="000D1DC4" w:rsidRPr="00474F98" w14:paraId="5AE46014" w14:textId="77777777" w:rsidTr="009D7277">
        <w:trPr>
          <w:trHeight w:val="300"/>
        </w:trPr>
        <w:tc>
          <w:tcPr>
            <w:tcW w:w="4106" w:type="dxa"/>
            <w:noWrap/>
            <w:vAlign w:val="bottom"/>
            <w:hideMark/>
          </w:tcPr>
          <w:p w14:paraId="64F3970E" w14:textId="4FE57413" w:rsidR="000D1DC4" w:rsidRPr="00474F98" w:rsidRDefault="000D1DC4" w:rsidP="000D1DC4">
            <w:pPr>
              <w:rPr>
                <w:color w:val="000000"/>
                <w:sz w:val="18"/>
                <w:szCs w:val="18"/>
              </w:rPr>
            </w:pPr>
            <w:r w:rsidRPr="000D1DC4">
              <w:rPr>
                <w:color w:val="000000"/>
                <w:sz w:val="18"/>
                <w:szCs w:val="18"/>
              </w:rPr>
              <w:t>lh_G&amp;S_subcentral_thickness</w:t>
            </w:r>
          </w:p>
        </w:tc>
        <w:tc>
          <w:tcPr>
            <w:tcW w:w="2410" w:type="dxa"/>
            <w:noWrap/>
            <w:vAlign w:val="bottom"/>
            <w:hideMark/>
          </w:tcPr>
          <w:p w14:paraId="6FF6CFF2" w14:textId="74904C1D" w:rsidR="000D1DC4" w:rsidRPr="00474F98" w:rsidRDefault="000D1DC4" w:rsidP="000D1DC4">
            <w:pPr>
              <w:jc w:val="center"/>
              <w:rPr>
                <w:color w:val="000000"/>
                <w:sz w:val="18"/>
                <w:szCs w:val="18"/>
              </w:rPr>
            </w:pPr>
            <w:r w:rsidRPr="000D1DC4">
              <w:rPr>
                <w:color w:val="000000"/>
                <w:sz w:val="18"/>
                <w:szCs w:val="18"/>
              </w:rPr>
              <w:t>0.205</w:t>
            </w:r>
          </w:p>
        </w:tc>
        <w:tc>
          <w:tcPr>
            <w:tcW w:w="2693" w:type="dxa"/>
            <w:noWrap/>
            <w:vAlign w:val="bottom"/>
            <w:hideMark/>
          </w:tcPr>
          <w:p w14:paraId="6A946B47" w14:textId="409B1A1F" w:rsidR="000D1DC4" w:rsidRPr="00474F98" w:rsidRDefault="000D1DC4" w:rsidP="000D1DC4">
            <w:pPr>
              <w:jc w:val="center"/>
              <w:rPr>
                <w:color w:val="000000"/>
                <w:sz w:val="18"/>
                <w:szCs w:val="18"/>
              </w:rPr>
            </w:pPr>
            <w:r w:rsidRPr="000D1DC4">
              <w:rPr>
                <w:color w:val="000000"/>
                <w:sz w:val="18"/>
                <w:szCs w:val="18"/>
              </w:rPr>
              <w:t>0.3485</w:t>
            </w:r>
          </w:p>
        </w:tc>
      </w:tr>
      <w:tr w:rsidR="000D1DC4" w:rsidRPr="00474F98" w14:paraId="7C2FCFED" w14:textId="77777777" w:rsidTr="009D7277">
        <w:trPr>
          <w:trHeight w:val="300"/>
        </w:trPr>
        <w:tc>
          <w:tcPr>
            <w:tcW w:w="4106" w:type="dxa"/>
            <w:noWrap/>
            <w:vAlign w:val="bottom"/>
            <w:hideMark/>
          </w:tcPr>
          <w:p w14:paraId="0646BE94" w14:textId="2D3C0D3A" w:rsidR="000D1DC4" w:rsidRPr="00474F98" w:rsidRDefault="000D1DC4" w:rsidP="000D1DC4">
            <w:pPr>
              <w:rPr>
                <w:color w:val="000000"/>
                <w:sz w:val="18"/>
                <w:szCs w:val="18"/>
              </w:rPr>
            </w:pPr>
            <w:r w:rsidRPr="000D1DC4">
              <w:rPr>
                <w:color w:val="000000"/>
                <w:sz w:val="18"/>
                <w:szCs w:val="18"/>
              </w:rPr>
              <w:t>Right-vessel (Vol)</w:t>
            </w:r>
          </w:p>
        </w:tc>
        <w:tc>
          <w:tcPr>
            <w:tcW w:w="2410" w:type="dxa"/>
            <w:noWrap/>
            <w:vAlign w:val="bottom"/>
            <w:hideMark/>
          </w:tcPr>
          <w:p w14:paraId="6309E90A" w14:textId="3118B500" w:rsidR="000D1DC4" w:rsidRPr="00474F98" w:rsidRDefault="000D1DC4" w:rsidP="000D1DC4">
            <w:pPr>
              <w:jc w:val="center"/>
              <w:rPr>
                <w:color w:val="000000"/>
                <w:sz w:val="18"/>
                <w:szCs w:val="18"/>
              </w:rPr>
            </w:pPr>
            <w:r w:rsidRPr="000D1DC4">
              <w:rPr>
                <w:color w:val="000000"/>
                <w:sz w:val="18"/>
                <w:szCs w:val="18"/>
              </w:rPr>
              <w:t>-0.197</w:t>
            </w:r>
          </w:p>
        </w:tc>
        <w:tc>
          <w:tcPr>
            <w:tcW w:w="2693" w:type="dxa"/>
            <w:noWrap/>
            <w:vAlign w:val="bottom"/>
            <w:hideMark/>
          </w:tcPr>
          <w:p w14:paraId="0E3E0418" w14:textId="288E6463" w:rsidR="000D1DC4" w:rsidRPr="00474F98" w:rsidRDefault="000D1DC4" w:rsidP="000D1DC4">
            <w:pPr>
              <w:jc w:val="center"/>
              <w:rPr>
                <w:color w:val="000000"/>
                <w:sz w:val="18"/>
                <w:szCs w:val="18"/>
              </w:rPr>
            </w:pPr>
            <w:r w:rsidRPr="000D1DC4">
              <w:rPr>
                <w:color w:val="000000"/>
                <w:sz w:val="18"/>
                <w:szCs w:val="18"/>
              </w:rPr>
              <w:t>0.3681</w:t>
            </w:r>
          </w:p>
        </w:tc>
      </w:tr>
      <w:tr w:rsidR="000D1DC4" w:rsidRPr="00474F98" w14:paraId="78D50101" w14:textId="77777777" w:rsidTr="009D7277">
        <w:trPr>
          <w:trHeight w:val="300"/>
        </w:trPr>
        <w:tc>
          <w:tcPr>
            <w:tcW w:w="4106" w:type="dxa"/>
            <w:noWrap/>
            <w:vAlign w:val="bottom"/>
            <w:hideMark/>
          </w:tcPr>
          <w:p w14:paraId="5148B4AD" w14:textId="2236DA22" w:rsidR="000D1DC4" w:rsidRPr="00474F98" w:rsidRDefault="000D1DC4" w:rsidP="000D1DC4">
            <w:pPr>
              <w:rPr>
                <w:color w:val="000000"/>
                <w:sz w:val="18"/>
                <w:szCs w:val="18"/>
              </w:rPr>
            </w:pPr>
            <w:r w:rsidRPr="000D1DC4">
              <w:rPr>
                <w:color w:val="000000"/>
                <w:sz w:val="18"/>
                <w:szCs w:val="18"/>
              </w:rPr>
              <w:t>Right-Cerebellum-Cortex (Vol)</w:t>
            </w:r>
          </w:p>
        </w:tc>
        <w:tc>
          <w:tcPr>
            <w:tcW w:w="2410" w:type="dxa"/>
            <w:noWrap/>
            <w:vAlign w:val="bottom"/>
            <w:hideMark/>
          </w:tcPr>
          <w:p w14:paraId="6D483B2B" w14:textId="1969216E" w:rsidR="000D1DC4" w:rsidRPr="00474F98" w:rsidRDefault="000D1DC4" w:rsidP="000D1DC4">
            <w:pPr>
              <w:jc w:val="center"/>
              <w:rPr>
                <w:color w:val="000000"/>
                <w:sz w:val="18"/>
                <w:szCs w:val="18"/>
              </w:rPr>
            </w:pPr>
            <w:r w:rsidRPr="000D1DC4">
              <w:rPr>
                <w:color w:val="000000"/>
                <w:sz w:val="18"/>
                <w:szCs w:val="18"/>
              </w:rPr>
              <w:t>-0.166</w:t>
            </w:r>
          </w:p>
        </w:tc>
        <w:tc>
          <w:tcPr>
            <w:tcW w:w="2693" w:type="dxa"/>
            <w:noWrap/>
            <w:vAlign w:val="bottom"/>
            <w:hideMark/>
          </w:tcPr>
          <w:p w14:paraId="0712D729" w14:textId="78BF202F" w:rsidR="000D1DC4" w:rsidRPr="00474F98" w:rsidRDefault="000D1DC4" w:rsidP="000D1DC4">
            <w:pPr>
              <w:jc w:val="center"/>
              <w:rPr>
                <w:color w:val="000000"/>
                <w:sz w:val="18"/>
                <w:szCs w:val="18"/>
              </w:rPr>
            </w:pPr>
            <w:r w:rsidRPr="000D1DC4">
              <w:rPr>
                <w:color w:val="000000"/>
                <w:sz w:val="18"/>
                <w:szCs w:val="18"/>
              </w:rPr>
              <w:t>0.4483</w:t>
            </w:r>
          </w:p>
        </w:tc>
      </w:tr>
      <w:tr w:rsidR="000D1DC4" w:rsidRPr="00474F98" w14:paraId="2DD3556A" w14:textId="77777777" w:rsidTr="009D7277">
        <w:trPr>
          <w:trHeight w:val="300"/>
        </w:trPr>
        <w:tc>
          <w:tcPr>
            <w:tcW w:w="4106" w:type="dxa"/>
            <w:noWrap/>
            <w:vAlign w:val="bottom"/>
            <w:hideMark/>
          </w:tcPr>
          <w:p w14:paraId="1E947DA6" w14:textId="3491CA74" w:rsidR="000D1DC4" w:rsidRPr="00474F98" w:rsidRDefault="000D1DC4" w:rsidP="000D1DC4">
            <w:pPr>
              <w:rPr>
                <w:color w:val="000000"/>
                <w:sz w:val="18"/>
                <w:szCs w:val="18"/>
              </w:rPr>
            </w:pPr>
            <w:r w:rsidRPr="000D1DC4">
              <w:rPr>
                <w:color w:val="000000"/>
                <w:sz w:val="18"/>
                <w:szCs w:val="18"/>
              </w:rPr>
              <w:t>rh_S_temporal_transverse_thickness</w:t>
            </w:r>
          </w:p>
        </w:tc>
        <w:tc>
          <w:tcPr>
            <w:tcW w:w="2410" w:type="dxa"/>
            <w:noWrap/>
            <w:vAlign w:val="bottom"/>
            <w:hideMark/>
          </w:tcPr>
          <w:p w14:paraId="41A50D91" w14:textId="0F55E5B2" w:rsidR="000D1DC4" w:rsidRPr="00474F98" w:rsidRDefault="000D1DC4" w:rsidP="000D1DC4">
            <w:pPr>
              <w:jc w:val="center"/>
              <w:rPr>
                <w:color w:val="000000"/>
                <w:sz w:val="18"/>
                <w:szCs w:val="18"/>
              </w:rPr>
            </w:pPr>
            <w:r w:rsidRPr="000D1DC4">
              <w:rPr>
                <w:color w:val="000000"/>
                <w:sz w:val="18"/>
                <w:szCs w:val="18"/>
              </w:rPr>
              <w:t>-0.149</w:t>
            </w:r>
          </w:p>
        </w:tc>
        <w:tc>
          <w:tcPr>
            <w:tcW w:w="2693" w:type="dxa"/>
            <w:noWrap/>
            <w:vAlign w:val="bottom"/>
            <w:hideMark/>
          </w:tcPr>
          <w:p w14:paraId="7406395B" w14:textId="22E7E3CF" w:rsidR="000D1DC4" w:rsidRPr="00474F98" w:rsidRDefault="000D1DC4" w:rsidP="000D1DC4">
            <w:pPr>
              <w:jc w:val="center"/>
              <w:rPr>
                <w:color w:val="000000"/>
                <w:sz w:val="18"/>
                <w:szCs w:val="18"/>
              </w:rPr>
            </w:pPr>
            <w:r w:rsidRPr="000D1DC4">
              <w:rPr>
                <w:color w:val="000000"/>
                <w:sz w:val="18"/>
                <w:szCs w:val="18"/>
              </w:rPr>
              <w:t>0.4982</w:t>
            </w:r>
          </w:p>
        </w:tc>
      </w:tr>
      <w:tr w:rsidR="000D1DC4" w:rsidRPr="00474F98" w14:paraId="0BAEAA95" w14:textId="77777777" w:rsidTr="009D7277">
        <w:trPr>
          <w:trHeight w:val="300"/>
        </w:trPr>
        <w:tc>
          <w:tcPr>
            <w:tcW w:w="4106" w:type="dxa"/>
            <w:noWrap/>
            <w:vAlign w:val="bottom"/>
            <w:hideMark/>
          </w:tcPr>
          <w:p w14:paraId="1F809901" w14:textId="71A17341" w:rsidR="000D1DC4" w:rsidRPr="00474F98" w:rsidRDefault="000D1DC4" w:rsidP="000D1DC4">
            <w:pPr>
              <w:rPr>
                <w:color w:val="000000"/>
                <w:sz w:val="18"/>
                <w:szCs w:val="18"/>
              </w:rPr>
            </w:pPr>
            <w:r w:rsidRPr="000D1DC4">
              <w:rPr>
                <w:color w:val="000000"/>
                <w:sz w:val="18"/>
                <w:szCs w:val="18"/>
              </w:rPr>
              <w:t>rh_S_front_sup_thickness</w:t>
            </w:r>
          </w:p>
        </w:tc>
        <w:tc>
          <w:tcPr>
            <w:tcW w:w="2410" w:type="dxa"/>
            <w:noWrap/>
            <w:vAlign w:val="bottom"/>
            <w:hideMark/>
          </w:tcPr>
          <w:p w14:paraId="237A7882" w14:textId="084CA181" w:rsidR="000D1DC4" w:rsidRPr="00474F98" w:rsidRDefault="000D1DC4" w:rsidP="000D1DC4">
            <w:pPr>
              <w:jc w:val="center"/>
              <w:rPr>
                <w:color w:val="000000"/>
                <w:sz w:val="18"/>
                <w:szCs w:val="18"/>
              </w:rPr>
            </w:pPr>
            <w:r w:rsidRPr="000D1DC4">
              <w:rPr>
                <w:color w:val="000000"/>
                <w:sz w:val="18"/>
                <w:szCs w:val="18"/>
              </w:rPr>
              <w:t>-0.121</w:t>
            </w:r>
          </w:p>
        </w:tc>
        <w:tc>
          <w:tcPr>
            <w:tcW w:w="2693" w:type="dxa"/>
            <w:noWrap/>
            <w:vAlign w:val="bottom"/>
            <w:hideMark/>
          </w:tcPr>
          <w:p w14:paraId="2C6DCF19" w14:textId="6EDFB629" w:rsidR="000D1DC4" w:rsidRPr="00474F98" w:rsidRDefault="000D1DC4" w:rsidP="000D1DC4">
            <w:pPr>
              <w:jc w:val="center"/>
              <w:rPr>
                <w:color w:val="000000"/>
                <w:sz w:val="18"/>
                <w:szCs w:val="18"/>
              </w:rPr>
            </w:pPr>
            <w:r w:rsidRPr="000D1DC4">
              <w:rPr>
                <w:color w:val="000000"/>
                <w:sz w:val="18"/>
                <w:szCs w:val="18"/>
              </w:rPr>
              <w:t>0.5833</w:t>
            </w:r>
          </w:p>
        </w:tc>
      </w:tr>
      <w:tr w:rsidR="000D1DC4" w:rsidRPr="00474F98" w14:paraId="0BFE5F2C" w14:textId="77777777" w:rsidTr="009D7277">
        <w:trPr>
          <w:trHeight w:val="300"/>
        </w:trPr>
        <w:tc>
          <w:tcPr>
            <w:tcW w:w="4106" w:type="dxa"/>
            <w:noWrap/>
            <w:vAlign w:val="bottom"/>
            <w:hideMark/>
          </w:tcPr>
          <w:p w14:paraId="46D2C7F5" w14:textId="475940EB" w:rsidR="000D1DC4" w:rsidRPr="00474F98" w:rsidRDefault="000D1DC4" w:rsidP="000D1DC4">
            <w:pPr>
              <w:rPr>
                <w:color w:val="000000"/>
                <w:sz w:val="18"/>
                <w:szCs w:val="18"/>
              </w:rPr>
            </w:pPr>
            <w:r w:rsidRPr="000D1DC4">
              <w:rPr>
                <w:color w:val="000000"/>
                <w:sz w:val="18"/>
                <w:szCs w:val="18"/>
              </w:rPr>
              <w:t>TotalGrayVol (Vol)</w:t>
            </w:r>
          </w:p>
        </w:tc>
        <w:tc>
          <w:tcPr>
            <w:tcW w:w="2410" w:type="dxa"/>
            <w:noWrap/>
            <w:vAlign w:val="bottom"/>
            <w:hideMark/>
          </w:tcPr>
          <w:p w14:paraId="1F4DD3D4" w14:textId="4772B5A4" w:rsidR="000D1DC4" w:rsidRPr="00474F98" w:rsidRDefault="000D1DC4" w:rsidP="000D1DC4">
            <w:pPr>
              <w:jc w:val="center"/>
              <w:rPr>
                <w:color w:val="000000"/>
                <w:sz w:val="18"/>
                <w:szCs w:val="18"/>
              </w:rPr>
            </w:pPr>
            <w:r w:rsidRPr="000D1DC4">
              <w:rPr>
                <w:color w:val="000000"/>
                <w:sz w:val="18"/>
                <w:szCs w:val="18"/>
              </w:rPr>
              <w:t>-0.12</w:t>
            </w:r>
          </w:p>
        </w:tc>
        <w:tc>
          <w:tcPr>
            <w:tcW w:w="2693" w:type="dxa"/>
            <w:noWrap/>
            <w:vAlign w:val="bottom"/>
            <w:hideMark/>
          </w:tcPr>
          <w:p w14:paraId="07C42CFB" w14:textId="5C2C92AB" w:rsidR="000D1DC4" w:rsidRPr="00474F98" w:rsidRDefault="000D1DC4" w:rsidP="000D1DC4">
            <w:pPr>
              <w:jc w:val="center"/>
              <w:rPr>
                <w:color w:val="000000"/>
                <w:sz w:val="18"/>
                <w:szCs w:val="18"/>
              </w:rPr>
            </w:pPr>
            <w:r w:rsidRPr="000D1DC4">
              <w:rPr>
                <w:color w:val="000000"/>
                <w:sz w:val="18"/>
                <w:szCs w:val="18"/>
              </w:rPr>
              <w:t>0.5849</w:t>
            </w:r>
          </w:p>
        </w:tc>
      </w:tr>
      <w:tr w:rsidR="000D1DC4" w:rsidRPr="00474F98" w14:paraId="6298AFD0" w14:textId="77777777" w:rsidTr="009D7277">
        <w:trPr>
          <w:trHeight w:val="300"/>
        </w:trPr>
        <w:tc>
          <w:tcPr>
            <w:tcW w:w="4106" w:type="dxa"/>
            <w:noWrap/>
            <w:vAlign w:val="bottom"/>
            <w:hideMark/>
          </w:tcPr>
          <w:p w14:paraId="3895C120" w14:textId="63EA1A87" w:rsidR="000D1DC4" w:rsidRPr="00474F98" w:rsidRDefault="000D1DC4" w:rsidP="000D1DC4">
            <w:pPr>
              <w:rPr>
                <w:color w:val="000000"/>
                <w:sz w:val="18"/>
                <w:szCs w:val="18"/>
              </w:rPr>
            </w:pPr>
            <w:r w:rsidRPr="000D1DC4">
              <w:rPr>
                <w:color w:val="000000"/>
                <w:sz w:val="18"/>
                <w:szCs w:val="18"/>
              </w:rPr>
              <w:t>Left-Amygdala (Vol)</w:t>
            </w:r>
          </w:p>
        </w:tc>
        <w:tc>
          <w:tcPr>
            <w:tcW w:w="2410" w:type="dxa"/>
            <w:noWrap/>
            <w:vAlign w:val="bottom"/>
            <w:hideMark/>
          </w:tcPr>
          <w:p w14:paraId="641EAD8F" w14:textId="0FA0E174" w:rsidR="000D1DC4" w:rsidRPr="00474F98" w:rsidRDefault="000D1DC4" w:rsidP="000D1DC4">
            <w:pPr>
              <w:jc w:val="center"/>
              <w:rPr>
                <w:color w:val="000000"/>
                <w:sz w:val="18"/>
                <w:szCs w:val="18"/>
              </w:rPr>
            </w:pPr>
            <w:r w:rsidRPr="000D1DC4">
              <w:rPr>
                <w:color w:val="000000"/>
                <w:sz w:val="18"/>
                <w:szCs w:val="18"/>
              </w:rPr>
              <w:t>-0.11</w:t>
            </w:r>
          </w:p>
        </w:tc>
        <w:tc>
          <w:tcPr>
            <w:tcW w:w="2693" w:type="dxa"/>
            <w:noWrap/>
            <w:vAlign w:val="bottom"/>
            <w:hideMark/>
          </w:tcPr>
          <w:p w14:paraId="07F524FD" w14:textId="59470A6B" w:rsidR="000D1DC4" w:rsidRPr="00474F98" w:rsidRDefault="000D1DC4" w:rsidP="000D1DC4">
            <w:pPr>
              <w:jc w:val="center"/>
              <w:rPr>
                <w:color w:val="000000"/>
                <w:sz w:val="18"/>
                <w:szCs w:val="18"/>
              </w:rPr>
            </w:pPr>
            <w:r w:rsidRPr="000D1DC4">
              <w:rPr>
                <w:color w:val="000000"/>
                <w:sz w:val="18"/>
                <w:szCs w:val="18"/>
              </w:rPr>
              <w:t>0.6168</w:t>
            </w:r>
          </w:p>
        </w:tc>
      </w:tr>
      <w:tr w:rsidR="000D1DC4" w:rsidRPr="00474F98" w14:paraId="290A4AC6" w14:textId="77777777" w:rsidTr="009D7277">
        <w:trPr>
          <w:trHeight w:val="300"/>
        </w:trPr>
        <w:tc>
          <w:tcPr>
            <w:tcW w:w="4106" w:type="dxa"/>
            <w:noWrap/>
            <w:vAlign w:val="bottom"/>
            <w:hideMark/>
          </w:tcPr>
          <w:p w14:paraId="169D975B" w14:textId="426608BE" w:rsidR="000D1DC4" w:rsidRPr="00474F98" w:rsidRDefault="000D1DC4" w:rsidP="000D1DC4">
            <w:pPr>
              <w:rPr>
                <w:color w:val="000000"/>
                <w:sz w:val="18"/>
                <w:szCs w:val="18"/>
              </w:rPr>
            </w:pPr>
            <w:r w:rsidRPr="000D1DC4">
              <w:rPr>
                <w:color w:val="000000"/>
                <w:sz w:val="18"/>
                <w:szCs w:val="18"/>
              </w:rPr>
              <w:t>rh_G_temporal_inf_thickness</w:t>
            </w:r>
          </w:p>
        </w:tc>
        <w:tc>
          <w:tcPr>
            <w:tcW w:w="2410" w:type="dxa"/>
            <w:noWrap/>
            <w:vAlign w:val="bottom"/>
            <w:hideMark/>
          </w:tcPr>
          <w:p w14:paraId="36C43AE7" w14:textId="08ABEA1C" w:rsidR="000D1DC4" w:rsidRPr="00474F98" w:rsidRDefault="000D1DC4" w:rsidP="000D1DC4">
            <w:pPr>
              <w:jc w:val="center"/>
              <w:rPr>
                <w:color w:val="000000"/>
                <w:sz w:val="18"/>
                <w:szCs w:val="18"/>
              </w:rPr>
            </w:pPr>
            <w:r w:rsidRPr="000D1DC4">
              <w:rPr>
                <w:color w:val="000000"/>
                <w:sz w:val="18"/>
                <w:szCs w:val="18"/>
              </w:rPr>
              <w:t>-0.106</w:t>
            </w:r>
          </w:p>
        </w:tc>
        <w:tc>
          <w:tcPr>
            <w:tcW w:w="2693" w:type="dxa"/>
            <w:noWrap/>
            <w:vAlign w:val="bottom"/>
            <w:hideMark/>
          </w:tcPr>
          <w:p w14:paraId="21147647" w14:textId="419C4D24" w:rsidR="000D1DC4" w:rsidRPr="00474F98" w:rsidRDefault="000D1DC4" w:rsidP="000D1DC4">
            <w:pPr>
              <w:jc w:val="center"/>
              <w:rPr>
                <w:color w:val="000000"/>
                <w:sz w:val="18"/>
                <w:szCs w:val="18"/>
              </w:rPr>
            </w:pPr>
            <w:r w:rsidRPr="000D1DC4">
              <w:rPr>
                <w:color w:val="000000"/>
                <w:sz w:val="18"/>
                <w:szCs w:val="18"/>
              </w:rPr>
              <w:t>0.6313</w:t>
            </w:r>
          </w:p>
        </w:tc>
      </w:tr>
      <w:tr w:rsidR="000D1DC4" w:rsidRPr="00474F98" w14:paraId="6E8A01EE" w14:textId="77777777" w:rsidTr="009D7277">
        <w:trPr>
          <w:trHeight w:val="300"/>
        </w:trPr>
        <w:tc>
          <w:tcPr>
            <w:tcW w:w="4106" w:type="dxa"/>
            <w:noWrap/>
            <w:vAlign w:val="bottom"/>
            <w:hideMark/>
          </w:tcPr>
          <w:p w14:paraId="0AE364A0" w14:textId="03FA4880" w:rsidR="000D1DC4" w:rsidRPr="00474F98" w:rsidRDefault="000D1DC4" w:rsidP="000D1DC4">
            <w:pPr>
              <w:rPr>
                <w:color w:val="000000"/>
                <w:sz w:val="18"/>
                <w:szCs w:val="18"/>
              </w:rPr>
            </w:pPr>
            <w:r w:rsidRPr="000D1DC4">
              <w:rPr>
                <w:color w:val="000000"/>
                <w:sz w:val="18"/>
                <w:szCs w:val="18"/>
              </w:rPr>
              <w:t>Right-Inf-Lat-Vent (Vol)</w:t>
            </w:r>
          </w:p>
        </w:tc>
        <w:tc>
          <w:tcPr>
            <w:tcW w:w="2410" w:type="dxa"/>
            <w:noWrap/>
            <w:vAlign w:val="bottom"/>
            <w:hideMark/>
          </w:tcPr>
          <w:p w14:paraId="509807AB" w14:textId="5075A661" w:rsidR="000D1DC4" w:rsidRPr="00474F98" w:rsidRDefault="000D1DC4" w:rsidP="000D1DC4">
            <w:pPr>
              <w:jc w:val="center"/>
              <w:rPr>
                <w:color w:val="000000"/>
                <w:sz w:val="18"/>
                <w:szCs w:val="18"/>
              </w:rPr>
            </w:pPr>
            <w:r w:rsidRPr="000D1DC4">
              <w:rPr>
                <w:color w:val="000000"/>
                <w:sz w:val="18"/>
                <w:szCs w:val="18"/>
              </w:rPr>
              <w:t>-0.101</w:t>
            </w:r>
          </w:p>
        </w:tc>
        <w:tc>
          <w:tcPr>
            <w:tcW w:w="2693" w:type="dxa"/>
            <w:noWrap/>
            <w:vAlign w:val="bottom"/>
            <w:hideMark/>
          </w:tcPr>
          <w:p w14:paraId="736B1824" w14:textId="6717F8A2" w:rsidR="000D1DC4" w:rsidRPr="00474F98" w:rsidRDefault="000D1DC4" w:rsidP="000D1DC4">
            <w:pPr>
              <w:jc w:val="center"/>
              <w:rPr>
                <w:color w:val="000000"/>
                <w:sz w:val="18"/>
                <w:szCs w:val="18"/>
              </w:rPr>
            </w:pPr>
            <w:r w:rsidRPr="000D1DC4">
              <w:rPr>
                <w:color w:val="000000"/>
                <w:sz w:val="18"/>
                <w:szCs w:val="18"/>
              </w:rPr>
              <w:t>0.646</w:t>
            </w:r>
          </w:p>
        </w:tc>
      </w:tr>
      <w:tr w:rsidR="000D1DC4" w:rsidRPr="00474F98" w14:paraId="78D186AF" w14:textId="77777777" w:rsidTr="009D7277">
        <w:trPr>
          <w:trHeight w:val="300"/>
        </w:trPr>
        <w:tc>
          <w:tcPr>
            <w:tcW w:w="4106" w:type="dxa"/>
            <w:noWrap/>
            <w:vAlign w:val="bottom"/>
            <w:hideMark/>
          </w:tcPr>
          <w:p w14:paraId="3F78F408" w14:textId="29A9294E" w:rsidR="000D1DC4" w:rsidRPr="00474F98" w:rsidRDefault="000D1DC4" w:rsidP="000D1DC4">
            <w:pPr>
              <w:rPr>
                <w:color w:val="000000"/>
                <w:sz w:val="18"/>
                <w:szCs w:val="18"/>
              </w:rPr>
            </w:pPr>
            <w:r w:rsidRPr="000D1DC4">
              <w:rPr>
                <w:color w:val="000000"/>
                <w:sz w:val="18"/>
                <w:szCs w:val="18"/>
              </w:rPr>
              <w:t>3rd-Ventricle (Vol)</w:t>
            </w:r>
          </w:p>
        </w:tc>
        <w:tc>
          <w:tcPr>
            <w:tcW w:w="2410" w:type="dxa"/>
            <w:noWrap/>
            <w:vAlign w:val="bottom"/>
            <w:hideMark/>
          </w:tcPr>
          <w:p w14:paraId="1E36B864" w14:textId="46CF4BAF" w:rsidR="000D1DC4" w:rsidRPr="00474F98" w:rsidRDefault="000D1DC4" w:rsidP="000D1DC4">
            <w:pPr>
              <w:jc w:val="center"/>
              <w:rPr>
                <w:color w:val="000000"/>
                <w:sz w:val="18"/>
                <w:szCs w:val="18"/>
              </w:rPr>
            </w:pPr>
            <w:r w:rsidRPr="000D1DC4">
              <w:rPr>
                <w:color w:val="000000"/>
                <w:sz w:val="18"/>
                <w:szCs w:val="18"/>
              </w:rPr>
              <w:t>-0.07</w:t>
            </w:r>
          </w:p>
        </w:tc>
        <w:tc>
          <w:tcPr>
            <w:tcW w:w="2693" w:type="dxa"/>
            <w:noWrap/>
            <w:vAlign w:val="bottom"/>
            <w:hideMark/>
          </w:tcPr>
          <w:p w14:paraId="344C93DE" w14:textId="5E5291E4" w:rsidR="000D1DC4" w:rsidRPr="00474F98" w:rsidRDefault="000D1DC4" w:rsidP="000D1DC4">
            <w:pPr>
              <w:jc w:val="center"/>
              <w:rPr>
                <w:color w:val="000000"/>
                <w:sz w:val="18"/>
                <w:szCs w:val="18"/>
              </w:rPr>
            </w:pPr>
            <w:r w:rsidRPr="000D1DC4">
              <w:rPr>
                <w:color w:val="000000"/>
                <w:sz w:val="18"/>
                <w:szCs w:val="18"/>
              </w:rPr>
              <w:t>0.7506</w:t>
            </w:r>
          </w:p>
        </w:tc>
      </w:tr>
      <w:tr w:rsidR="000D1DC4" w:rsidRPr="00474F98" w14:paraId="20450AA8" w14:textId="77777777" w:rsidTr="009D7277">
        <w:trPr>
          <w:trHeight w:val="300"/>
        </w:trPr>
        <w:tc>
          <w:tcPr>
            <w:tcW w:w="4106" w:type="dxa"/>
            <w:noWrap/>
            <w:vAlign w:val="bottom"/>
            <w:hideMark/>
          </w:tcPr>
          <w:p w14:paraId="1928DC04" w14:textId="2D346AEF" w:rsidR="000D1DC4" w:rsidRPr="00474F98" w:rsidRDefault="000D1DC4" w:rsidP="000D1DC4">
            <w:pPr>
              <w:rPr>
                <w:color w:val="000000"/>
                <w:sz w:val="18"/>
                <w:szCs w:val="18"/>
              </w:rPr>
            </w:pPr>
            <w:r w:rsidRPr="000D1DC4">
              <w:rPr>
                <w:color w:val="000000"/>
                <w:sz w:val="18"/>
                <w:szCs w:val="18"/>
              </w:rPr>
              <w:t>SubCortGrayVol (Vol)</w:t>
            </w:r>
          </w:p>
        </w:tc>
        <w:tc>
          <w:tcPr>
            <w:tcW w:w="2410" w:type="dxa"/>
            <w:noWrap/>
            <w:vAlign w:val="bottom"/>
            <w:hideMark/>
          </w:tcPr>
          <w:p w14:paraId="4F8D4345" w14:textId="7AF7ED3F" w:rsidR="000D1DC4" w:rsidRPr="00474F98" w:rsidRDefault="000D1DC4" w:rsidP="000D1DC4">
            <w:pPr>
              <w:jc w:val="center"/>
              <w:rPr>
                <w:color w:val="000000"/>
                <w:sz w:val="18"/>
                <w:szCs w:val="18"/>
              </w:rPr>
            </w:pPr>
            <w:r w:rsidRPr="000D1DC4">
              <w:rPr>
                <w:color w:val="000000"/>
                <w:sz w:val="18"/>
                <w:szCs w:val="18"/>
              </w:rPr>
              <w:t>-0.064</w:t>
            </w:r>
          </w:p>
        </w:tc>
        <w:tc>
          <w:tcPr>
            <w:tcW w:w="2693" w:type="dxa"/>
            <w:noWrap/>
            <w:vAlign w:val="bottom"/>
            <w:hideMark/>
          </w:tcPr>
          <w:p w14:paraId="795A8248" w14:textId="2F99D1CC" w:rsidR="000D1DC4" w:rsidRPr="00474F98" w:rsidRDefault="000D1DC4" w:rsidP="000D1DC4">
            <w:pPr>
              <w:jc w:val="center"/>
              <w:rPr>
                <w:color w:val="000000"/>
                <w:sz w:val="18"/>
                <w:szCs w:val="18"/>
              </w:rPr>
            </w:pPr>
            <w:r w:rsidRPr="000D1DC4">
              <w:rPr>
                <w:color w:val="000000"/>
                <w:sz w:val="18"/>
                <w:szCs w:val="18"/>
              </w:rPr>
              <w:t>0.7714</w:t>
            </w:r>
          </w:p>
        </w:tc>
      </w:tr>
      <w:tr w:rsidR="000D1DC4" w:rsidRPr="00474F98" w14:paraId="4700DD01" w14:textId="77777777" w:rsidTr="009D7277">
        <w:trPr>
          <w:trHeight w:val="300"/>
        </w:trPr>
        <w:tc>
          <w:tcPr>
            <w:tcW w:w="4106" w:type="dxa"/>
            <w:noWrap/>
            <w:vAlign w:val="bottom"/>
            <w:hideMark/>
          </w:tcPr>
          <w:p w14:paraId="13B6844F" w14:textId="488F6399" w:rsidR="000D1DC4" w:rsidRPr="00474F98" w:rsidRDefault="000D1DC4" w:rsidP="000D1DC4">
            <w:pPr>
              <w:rPr>
                <w:color w:val="000000"/>
                <w:sz w:val="18"/>
                <w:szCs w:val="18"/>
              </w:rPr>
            </w:pPr>
            <w:r w:rsidRPr="000D1DC4">
              <w:rPr>
                <w:color w:val="000000"/>
                <w:sz w:val="18"/>
                <w:szCs w:val="18"/>
              </w:rPr>
              <w:t>rh_Pole_temporal_thickness</w:t>
            </w:r>
          </w:p>
        </w:tc>
        <w:tc>
          <w:tcPr>
            <w:tcW w:w="2410" w:type="dxa"/>
            <w:noWrap/>
            <w:vAlign w:val="bottom"/>
            <w:hideMark/>
          </w:tcPr>
          <w:p w14:paraId="5BFE83CB" w14:textId="783DE7CF" w:rsidR="000D1DC4" w:rsidRPr="00474F98" w:rsidRDefault="000D1DC4" w:rsidP="000D1DC4">
            <w:pPr>
              <w:jc w:val="center"/>
              <w:rPr>
                <w:color w:val="000000"/>
                <w:sz w:val="18"/>
                <w:szCs w:val="18"/>
              </w:rPr>
            </w:pPr>
            <w:r w:rsidRPr="000D1DC4">
              <w:rPr>
                <w:color w:val="000000"/>
                <w:sz w:val="18"/>
                <w:szCs w:val="18"/>
              </w:rPr>
              <w:t>0.06</w:t>
            </w:r>
          </w:p>
        </w:tc>
        <w:tc>
          <w:tcPr>
            <w:tcW w:w="2693" w:type="dxa"/>
            <w:noWrap/>
            <w:vAlign w:val="bottom"/>
            <w:hideMark/>
          </w:tcPr>
          <w:p w14:paraId="4E12EC52" w14:textId="767F224A" w:rsidR="000D1DC4" w:rsidRPr="00474F98" w:rsidRDefault="000D1DC4" w:rsidP="000D1DC4">
            <w:pPr>
              <w:jc w:val="center"/>
              <w:rPr>
                <w:color w:val="000000"/>
                <w:sz w:val="18"/>
                <w:szCs w:val="18"/>
              </w:rPr>
            </w:pPr>
            <w:r w:rsidRPr="000D1DC4">
              <w:rPr>
                <w:color w:val="000000"/>
                <w:sz w:val="18"/>
                <w:szCs w:val="18"/>
              </w:rPr>
              <w:t>0.7853</w:t>
            </w:r>
          </w:p>
        </w:tc>
      </w:tr>
      <w:tr w:rsidR="000D1DC4" w:rsidRPr="00474F98" w14:paraId="66A73639" w14:textId="77777777" w:rsidTr="009D7277">
        <w:trPr>
          <w:trHeight w:val="300"/>
        </w:trPr>
        <w:tc>
          <w:tcPr>
            <w:tcW w:w="4106" w:type="dxa"/>
            <w:noWrap/>
            <w:vAlign w:val="bottom"/>
            <w:hideMark/>
          </w:tcPr>
          <w:p w14:paraId="072B59B1" w14:textId="45FE9A97" w:rsidR="000D1DC4" w:rsidRPr="00474F98" w:rsidRDefault="000D1DC4" w:rsidP="000D1DC4">
            <w:pPr>
              <w:rPr>
                <w:color w:val="000000"/>
                <w:sz w:val="18"/>
                <w:szCs w:val="18"/>
              </w:rPr>
            </w:pPr>
            <w:r w:rsidRPr="000D1DC4">
              <w:rPr>
                <w:color w:val="000000"/>
                <w:sz w:val="18"/>
                <w:szCs w:val="18"/>
              </w:rPr>
              <w:t>Left-Pallidum (Vol)</w:t>
            </w:r>
          </w:p>
        </w:tc>
        <w:tc>
          <w:tcPr>
            <w:tcW w:w="2410" w:type="dxa"/>
            <w:noWrap/>
            <w:vAlign w:val="bottom"/>
            <w:hideMark/>
          </w:tcPr>
          <w:p w14:paraId="251C851D" w14:textId="0D441FE6" w:rsidR="000D1DC4" w:rsidRPr="00474F98" w:rsidRDefault="000D1DC4" w:rsidP="000D1DC4">
            <w:pPr>
              <w:jc w:val="center"/>
              <w:rPr>
                <w:color w:val="000000"/>
                <w:sz w:val="18"/>
                <w:szCs w:val="18"/>
              </w:rPr>
            </w:pPr>
            <w:r w:rsidRPr="000D1DC4">
              <w:rPr>
                <w:color w:val="000000"/>
                <w:sz w:val="18"/>
                <w:szCs w:val="18"/>
              </w:rPr>
              <w:t>-0.052</w:t>
            </w:r>
          </w:p>
        </w:tc>
        <w:tc>
          <w:tcPr>
            <w:tcW w:w="2693" w:type="dxa"/>
            <w:noWrap/>
            <w:vAlign w:val="bottom"/>
            <w:hideMark/>
          </w:tcPr>
          <w:p w14:paraId="522B6AA6" w14:textId="556FF25B" w:rsidR="000D1DC4" w:rsidRPr="00474F98" w:rsidRDefault="000D1DC4" w:rsidP="000D1DC4">
            <w:pPr>
              <w:jc w:val="center"/>
              <w:rPr>
                <w:color w:val="000000"/>
                <w:sz w:val="18"/>
                <w:szCs w:val="18"/>
              </w:rPr>
            </w:pPr>
            <w:r w:rsidRPr="000D1DC4">
              <w:rPr>
                <w:color w:val="000000"/>
                <w:sz w:val="18"/>
                <w:szCs w:val="18"/>
              </w:rPr>
              <w:t>0.8134</w:t>
            </w:r>
          </w:p>
        </w:tc>
      </w:tr>
      <w:tr w:rsidR="000D1DC4" w:rsidRPr="00474F98" w14:paraId="3B8CD5D4" w14:textId="77777777" w:rsidTr="009D7277">
        <w:trPr>
          <w:trHeight w:val="300"/>
        </w:trPr>
        <w:tc>
          <w:tcPr>
            <w:tcW w:w="4106" w:type="dxa"/>
            <w:noWrap/>
            <w:vAlign w:val="bottom"/>
            <w:hideMark/>
          </w:tcPr>
          <w:p w14:paraId="37D81355" w14:textId="2E1B10D1" w:rsidR="000D1DC4" w:rsidRPr="00474F98" w:rsidRDefault="000D1DC4" w:rsidP="000D1DC4">
            <w:pPr>
              <w:rPr>
                <w:color w:val="000000"/>
                <w:sz w:val="18"/>
                <w:szCs w:val="18"/>
              </w:rPr>
            </w:pPr>
            <w:r w:rsidRPr="000D1DC4">
              <w:rPr>
                <w:color w:val="000000"/>
                <w:sz w:val="18"/>
                <w:szCs w:val="18"/>
              </w:rPr>
              <w:t>lh_Lat_Fis-ant-Horizont_thickness</w:t>
            </w:r>
          </w:p>
        </w:tc>
        <w:tc>
          <w:tcPr>
            <w:tcW w:w="2410" w:type="dxa"/>
            <w:noWrap/>
            <w:vAlign w:val="bottom"/>
            <w:hideMark/>
          </w:tcPr>
          <w:p w14:paraId="776A698F" w14:textId="2722FA51" w:rsidR="000D1DC4" w:rsidRPr="00474F98" w:rsidRDefault="000D1DC4" w:rsidP="000D1DC4">
            <w:pPr>
              <w:jc w:val="center"/>
              <w:rPr>
                <w:color w:val="000000"/>
                <w:sz w:val="18"/>
                <w:szCs w:val="18"/>
              </w:rPr>
            </w:pPr>
            <w:r w:rsidRPr="000D1DC4">
              <w:rPr>
                <w:color w:val="000000"/>
                <w:sz w:val="18"/>
                <w:szCs w:val="18"/>
              </w:rPr>
              <w:t>-0.026</w:t>
            </w:r>
          </w:p>
        </w:tc>
        <w:tc>
          <w:tcPr>
            <w:tcW w:w="2693" w:type="dxa"/>
            <w:noWrap/>
            <w:vAlign w:val="bottom"/>
            <w:hideMark/>
          </w:tcPr>
          <w:p w14:paraId="4860904E" w14:textId="3820BF26" w:rsidR="000D1DC4" w:rsidRPr="00474F98" w:rsidRDefault="000D1DC4" w:rsidP="000D1DC4">
            <w:pPr>
              <w:jc w:val="center"/>
              <w:rPr>
                <w:color w:val="000000"/>
                <w:sz w:val="18"/>
                <w:szCs w:val="18"/>
              </w:rPr>
            </w:pPr>
            <w:r w:rsidRPr="000D1DC4">
              <w:rPr>
                <w:color w:val="000000"/>
                <w:sz w:val="18"/>
                <w:szCs w:val="18"/>
              </w:rPr>
              <w:t>0.9061</w:t>
            </w:r>
          </w:p>
        </w:tc>
      </w:tr>
      <w:tr w:rsidR="000D1DC4" w:rsidRPr="00474F98" w14:paraId="7DC9BD08" w14:textId="77777777" w:rsidTr="009D7277">
        <w:trPr>
          <w:trHeight w:val="300"/>
        </w:trPr>
        <w:tc>
          <w:tcPr>
            <w:tcW w:w="4106" w:type="dxa"/>
            <w:noWrap/>
            <w:vAlign w:val="bottom"/>
            <w:hideMark/>
          </w:tcPr>
          <w:p w14:paraId="24F40986" w14:textId="6F6E366F" w:rsidR="000D1DC4" w:rsidRPr="00474F98" w:rsidRDefault="000D1DC4" w:rsidP="000D1DC4">
            <w:pPr>
              <w:rPr>
                <w:color w:val="000000"/>
                <w:sz w:val="18"/>
                <w:szCs w:val="18"/>
              </w:rPr>
            </w:pPr>
            <w:r w:rsidRPr="000D1DC4">
              <w:rPr>
                <w:color w:val="000000"/>
                <w:sz w:val="18"/>
                <w:szCs w:val="18"/>
              </w:rPr>
              <w:t>rh_G&amp;S_transv_frontopol_thickness</w:t>
            </w:r>
          </w:p>
        </w:tc>
        <w:tc>
          <w:tcPr>
            <w:tcW w:w="2410" w:type="dxa"/>
            <w:noWrap/>
            <w:vAlign w:val="bottom"/>
            <w:hideMark/>
          </w:tcPr>
          <w:p w14:paraId="411E158C" w14:textId="7C385C2D" w:rsidR="000D1DC4" w:rsidRPr="00474F98" w:rsidRDefault="000D1DC4" w:rsidP="000D1DC4">
            <w:pPr>
              <w:jc w:val="center"/>
              <w:rPr>
                <w:color w:val="000000"/>
                <w:sz w:val="18"/>
                <w:szCs w:val="18"/>
              </w:rPr>
            </w:pPr>
            <w:r w:rsidRPr="000D1DC4">
              <w:rPr>
                <w:color w:val="000000"/>
                <w:sz w:val="18"/>
                <w:szCs w:val="18"/>
              </w:rPr>
              <w:t>-0.025</w:t>
            </w:r>
          </w:p>
        </w:tc>
        <w:tc>
          <w:tcPr>
            <w:tcW w:w="2693" w:type="dxa"/>
            <w:noWrap/>
            <w:vAlign w:val="bottom"/>
            <w:hideMark/>
          </w:tcPr>
          <w:p w14:paraId="3A2D7AB8" w14:textId="244FDBC5" w:rsidR="000D1DC4" w:rsidRPr="00474F98" w:rsidRDefault="000D1DC4" w:rsidP="000D1DC4">
            <w:pPr>
              <w:jc w:val="center"/>
              <w:rPr>
                <w:color w:val="000000"/>
                <w:sz w:val="18"/>
                <w:szCs w:val="18"/>
              </w:rPr>
            </w:pPr>
            <w:r w:rsidRPr="000D1DC4">
              <w:rPr>
                <w:color w:val="000000"/>
                <w:sz w:val="18"/>
                <w:szCs w:val="18"/>
              </w:rPr>
              <w:t>0.9097</w:t>
            </w:r>
          </w:p>
        </w:tc>
      </w:tr>
      <w:tr w:rsidR="000D1DC4" w:rsidRPr="00474F98" w14:paraId="014EE275" w14:textId="77777777" w:rsidTr="009D7277">
        <w:trPr>
          <w:trHeight w:val="300"/>
        </w:trPr>
        <w:tc>
          <w:tcPr>
            <w:tcW w:w="4106" w:type="dxa"/>
            <w:noWrap/>
            <w:vAlign w:val="bottom"/>
            <w:hideMark/>
          </w:tcPr>
          <w:p w14:paraId="3F65D417" w14:textId="1C84A56B" w:rsidR="000D1DC4" w:rsidRPr="00474F98" w:rsidRDefault="000D1DC4" w:rsidP="000D1DC4">
            <w:pPr>
              <w:rPr>
                <w:color w:val="000000"/>
                <w:sz w:val="18"/>
                <w:szCs w:val="18"/>
              </w:rPr>
            </w:pPr>
            <w:r w:rsidRPr="000D1DC4">
              <w:rPr>
                <w:color w:val="000000"/>
                <w:sz w:val="18"/>
                <w:szCs w:val="18"/>
              </w:rPr>
              <w:t>rh_G_front_inf-Opercular_thickness</w:t>
            </w:r>
          </w:p>
        </w:tc>
        <w:tc>
          <w:tcPr>
            <w:tcW w:w="2410" w:type="dxa"/>
            <w:noWrap/>
            <w:vAlign w:val="bottom"/>
            <w:hideMark/>
          </w:tcPr>
          <w:p w14:paraId="40865DAF" w14:textId="267454FA" w:rsidR="000D1DC4" w:rsidRPr="00474F98" w:rsidRDefault="000D1DC4" w:rsidP="000D1DC4">
            <w:pPr>
              <w:jc w:val="center"/>
              <w:rPr>
                <w:color w:val="000000"/>
                <w:sz w:val="18"/>
                <w:szCs w:val="18"/>
              </w:rPr>
            </w:pPr>
            <w:r w:rsidRPr="000D1DC4">
              <w:rPr>
                <w:color w:val="000000"/>
                <w:sz w:val="18"/>
                <w:szCs w:val="18"/>
              </w:rPr>
              <w:t>-0.01</w:t>
            </w:r>
          </w:p>
        </w:tc>
        <w:tc>
          <w:tcPr>
            <w:tcW w:w="2693" w:type="dxa"/>
            <w:noWrap/>
            <w:vAlign w:val="bottom"/>
            <w:hideMark/>
          </w:tcPr>
          <w:p w14:paraId="7DC4C88E" w14:textId="33A44932" w:rsidR="000D1DC4" w:rsidRPr="00474F98" w:rsidRDefault="000D1DC4" w:rsidP="000D1DC4">
            <w:pPr>
              <w:jc w:val="center"/>
              <w:rPr>
                <w:color w:val="000000"/>
                <w:sz w:val="18"/>
                <w:szCs w:val="18"/>
              </w:rPr>
            </w:pPr>
            <w:r w:rsidRPr="000D1DC4">
              <w:rPr>
                <w:color w:val="000000"/>
                <w:sz w:val="18"/>
                <w:szCs w:val="18"/>
              </w:rPr>
              <w:t>0.9638</w:t>
            </w:r>
          </w:p>
        </w:tc>
      </w:tr>
    </w:tbl>
    <w:p w14:paraId="260FAEF8" w14:textId="77777777" w:rsidR="00474F98" w:rsidRDefault="00474F98" w:rsidP="00474F98">
      <w:pPr>
        <w:rPr>
          <w:color w:val="000000"/>
          <w:sz w:val="18"/>
          <w:szCs w:val="18"/>
        </w:rPr>
      </w:pPr>
    </w:p>
    <w:p w14:paraId="6D45018A" w14:textId="09994A1B" w:rsidR="00474F98" w:rsidRPr="00474F98" w:rsidRDefault="00474F98" w:rsidP="000D1DC4">
      <w:pPr>
        <w:pStyle w:val="berschrift4"/>
      </w:pPr>
      <w:r>
        <w:t xml:space="preserve">S5: Average pain </w:t>
      </w:r>
      <w:r w:rsidR="000D1DC4">
        <w:t>intensity</w:t>
      </w:r>
    </w:p>
    <w:tbl>
      <w:tblPr>
        <w:tblStyle w:val="Tabellenraster"/>
        <w:tblW w:w="9209" w:type="dxa"/>
        <w:tblLook w:val="04A0" w:firstRow="1" w:lastRow="0" w:firstColumn="1" w:lastColumn="0" w:noHBand="0" w:noVBand="1"/>
      </w:tblPr>
      <w:tblGrid>
        <w:gridCol w:w="4106"/>
        <w:gridCol w:w="2410"/>
        <w:gridCol w:w="2693"/>
      </w:tblGrid>
      <w:tr w:rsidR="000D1DC4" w:rsidRPr="00474F98" w14:paraId="5420CCE6" w14:textId="77777777" w:rsidTr="00541A94">
        <w:trPr>
          <w:trHeight w:val="300"/>
        </w:trPr>
        <w:tc>
          <w:tcPr>
            <w:tcW w:w="4106" w:type="dxa"/>
            <w:noWrap/>
            <w:hideMark/>
          </w:tcPr>
          <w:p w14:paraId="134E9C17" w14:textId="1558B0EA" w:rsidR="000D1DC4" w:rsidRPr="00474F98" w:rsidRDefault="00F94C82" w:rsidP="00541A94">
            <w:pPr>
              <w:spacing w:line="240" w:lineRule="auto"/>
              <w:jc w:val="center"/>
              <w:rPr>
                <w:b/>
                <w:bCs/>
                <w:sz w:val="18"/>
                <w:szCs w:val="18"/>
                <w:lang w:val="de-CH"/>
              </w:rPr>
            </w:pPr>
            <w:r>
              <w:rPr>
                <w:b/>
                <w:bCs/>
                <w:sz w:val="18"/>
                <w:szCs w:val="18"/>
                <w:lang w:val="de-CH"/>
              </w:rPr>
              <w:t>Brain features</w:t>
            </w:r>
          </w:p>
        </w:tc>
        <w:tc>
          <w:tcPr>
            <w:tcW w:w="2410" w:type="dxa"/>
            <w:noWrap/>
            <w:hideMark/>
          </w:tcPr>
          <w:p w14:paraId="49C6E05E" w14:textId="77777777" w:rsidR="000D1DC4" w:rsidRPr="00474F98" w:rsidRDefault="000D1DC4" w:rsidP="00541A94">
            <w:pPr>
              <w:spacing w:line="240" w:lineRule="auto"/>
              <w:jc w:val="center"/>
              <w:rPr>
                <w:b/>
                <w:bCs/>
                <w:sz w:val="18"/>
                <w:szCs w:val="18"/>
                <w:lang w:val="de-CH"/>
              </w:rPr>
            </w:pPr>
            <w:r w:rsidRPr="00474F98">
              <w:rPr>
                <w:b/>
                <w:bCs/>
                <w:sz w:val="18"/>
                <w:szCs w:val="18"/>
                <w:lang w:val="de-CH"/>
              </w:rPr>
              <w:t>Spearman ρ</w:t>
            </w:r>
          </w:p>
        </w:tc>
        <w:tc>
          <w:tcPr>
            <w:tcW w:w="2693" w:type="dxa"/>
            <w:noWrap/>
            <w:hideMark/>
          </w:tcPr>
          <w:p w14:paraId="6D9A50F6" w14:textId="77777777" w:rsidR="000D1DC4" w:rsidRPr="00474F98" w:rsidRDefault="000D1DC4" w:rsidP="00541A94">
            <w:pPr>
              <w:spacing w:line="240" w:lineRule="auto"/>
              <w:jc w:val="center"/>
              <w:rPr>
                <w:b/>
                <w:bCs/>
                <w:sz w:val="18"/>
                <w:szCs w:val="18"/>
                <w:lang w:val="de-CH"/>
              </w:rPr>
            </w:pPr>
            <w:r w:rsidRPr="00474F98">
              <w:rPr>
                <w:b/>
                <w:bCs/>
                <w:sz w:val="18"/>
                <w:szCs w:val="18"/>
                <w:lang w:val="de-CH"/>
              </w:rPr>
              <w:t>p-value</w:t>
            </w:r>
          </w:p>
        </w:tc>
      </w:tr>
      <w:tr w:rsidR="000D1DC4" w:rsidRPr="00474F98" w14:paraId="73698449" w14:textId="77777777" w:rsidTr="00541A94">
        <w:trPr>
          <w:trHeight w:val="300"/>
        </w:trPr>
        <w:tc>
          <w:tcPr>
            <w:tcW w:w="4106" w:type="dxa"/>
            <w:noWrap/>
            <w:vAlign w:val="bottom"/>
            <w:hideMark/>
          </w:tcPr>
          <w:p w14:paraId="0961842D" w14:textId="5155057E" w:rsidR="000D1DC4" w:rsidRPr="00474F98" w:rsidRDefault="000D1DC4" w:rsidP="000D1DC4">
            <w:pPr>
              <w:spacing w:line="240" w:lineRule="auto"/>
              <w:rPr>
                <w:sz w:val="18"/>
                <w:szCs w:val="18"/>
                <w:lang w:val="de-CH"/>
              </w:rPr>
            </w:pPr>
            <w:r w:rsidRPr="000D1DC4">
              <w:rPr>
                <w:color w:val="000000"/>
                <w:sz w:val="18"/>
                <w:szCs w:val="18"/>
              </w:rPr>
              <w:t>lh_G&amp;S_paracentral_thickness</w:t>
            </w:r>
          </w:p>
        </w:tc>
        <w:tc>
          <w:tcPr>
            <w:tcW w:w="2410" w:type="dxa"/>
            <w:noWrap/>
            <w:vAlign w:val="bottom"/>
            <w:hideMark/>
          </w:tcPr>
          <w:p w14:paraId="7D18660B" w14:textId="09D8F270" w:rsidR="000D1DC4" w:rsidRPr="00474F98" w:rsidRDefault="000D1DC4" w:rsidP="000D1DC4">
            <w:pPr>
              <w:spacing w:line="240" w:lineRule="auto"/>
              <w:jc w:val="center"/>
              <w:rPr>
                <w:sz w:val="18"/>
                <w:szCs w:val="18"/>
                <w:lang w:val="de-CH"/>
              </w:rPr>
            </w:pPr>
            <w:r w:rsidRPr="000D1DC4">
              <w:rPr>
                <w:color w:val="000000"/>
                <w:sz w:val="18"/>
                <w:szCs w:val="18"/>
              </w:rPr>
              <w:t>0.419</w:t>
            </w:r>
          </w:p>
        </w:tc>
        <w:tc>
          <w:tcPr>
            <w:tcW w:w="2693" w:type="dxa"/>
            <w:noWrap/>
            <w:vAlign w:val="bottom"/>
            <w:hideMark/>
          </w:tcPr>
          <w:p w14:paraId="2C0FC0F0" w14:textId="4C30A866" w:rsidR="000D1DC4" w:rsidRPr="00474F98" w:rsidRDefault="000D1DC4" w:rsidP="000D1DC4">
            <w:pPr>
              <w:spacing w:line="240" w:lineRule="auto"/>
              <w:jc w:val="center"/>
              <w:rPr>
                <w:sz w:val="18"/>
                <w:szCs w:val="18"/>
                <w:lang w:val="de-CH"/>
              </w:rPr>
            </w:pPr>
            <w:r w:rsidRPr="000D1DC4">
              <w:rPr>
                <w:color w:val="000000"/>
                <w:sz w:val="18"/>
                <w:szCs w:val="18"/>
              </w:rPr>
              <w:t>0.0469</w:t>
            </w:r>
          </w:p>
        </w:tc>
      </w:tr>
      <w:tr w:rsidR="000D1DC4" w:rsidRPr="00474F98" w14:paraId="386E81B0" w14:textId="77777777" w:rsidTr="00541A94">
        <w:trPr>
          <w:trHeight w:val="300"/>
        </w:trPr>
        <w:tc>
          <w:tcPr>
            <w:tcW w:w="4106" w:type="dxa"/>
            <w:noWrap/>
            <w:vAlign w:val="bottom"/>
            <w:hideMark/>
          </w:tcPr>
          <w:p w14:paraId="3204E134" w14:textId="3972B08F" w:rsidR="000D1DC4" w:rsidRPr="00474F98" w:rsidRDefault="000D1DC4" w:rsidP="000D1DC4">
            <w:pPr>
              <w:rPr>
                <w:color w:val="000000"/>
                <w:sz w:val="18"/>
                <w:szCs w:val="18"/>
              </w:rPr>
            </w:pPr>
            <w:r w:rsidRPr="000D1DC4">
              <w:rPr>
                <w:color w:val="000000"/>
                <w:sz w:val="18"/>
                <w:szCs w:val="18"/>
              </w:rPr>
              <w:t>rh_S_oc-temp_med&amp;Lingual_thickness</w:t>
            </w:r>
          </w:p>
        </w:tc>
        <w:tc>
          <w:tcPr>
            <w:tcW w:w="2410" w:type="dxa"/>
            <w:noWrap/>
            <w:vAlign w:val="bottom"/>
            <w:hideMark/>
          </w:tcPr>
          <w:p w14:paraId="004044F6" w14:textId="24DA40E9" w:rsidR="000D1DC4" w:rsidRPr="00474F98" w:rsidRDefault="000D1DC4" w:rsidP="000D1DC4">
            <w:pPr>
              <w:jc w:val="center"/>
              <w:rPr>
                <w:color w:val="000000"/>
                <w:sz w:val="18"/>
                <w:szCs w:val="18"/>
              </w:rPr>
            </w:pPr>
            <w:r w:rsidRPr="000D1DC4">
              <w:rPr>
                <w:color w:val="000000"/>
                <w:sz w:val="18"/>
                <w:szCs w:val="18"/>
              </w:rPr>
              <w:t>0.387</w:t>
            </w:r>
          </w:p>
        </w:tc>
        <w:tc>
          <w:tcPr>
            <w:tcW w:w="2693" w:type="dxa"/>
            <w:noWrap/>
            <w:vAlign w:val="bottom"/>
            <w:hideMark/>
          </w:tcPr>
          <w:p w14:paraId="3CA24644" w14:textId="6316DBC0" w:rsidR="000D1DC4" w:rsidRPr="00474F98" w:rsidRDefault="000D1DC4" w:rsidP="000D1DC4">
            <w:pPr>
              <w:jc w:val="center"/>
              <w:rPr>
                <w:color w:val="000000"/>
                <w:sz w:val="18"/>
                <w:szCs w:val="18"/>
              </w:rPr>
            </w:pPr>
            <w:r w:rsidRPr="000D1DC4">
              <w:rPr>
                <w:color w:val="000000"/>
                <w:sz w:val="18"/>
                <w:szCs w:val="18"/>
              </w:rPr>
              <w:t>0.0681</w:t>
            </w:r>
          </w:p>
        </w:tc>
      </w:tr>
      <w:tr w:rsidR="000D1DC4" w:rsidRPr="00474F98" w14:paraId="25C78622" w14:textId="77777777" w:rsidTr="00541A94">
        <w:trPr>
          <w:trHeight w:val="300"/>
        </w:trPr>
        <w:tc>
          <w:tcPr>
            <w:tcW w:w="4106" w:type="dxa"/>
            <w:noWrap/>
            <w:vAlign w:val="bottom"/>
            <w:hideMark/>
          </w:tcPr>
          <w:p w14:paraId="0271FCC8" w14:textId="3D5CB066" w:rsidR="000D1DC4" w:rsidRPr="00474F98" w:rsidRDefault="000D1DC4" w:rsidP="000D1DC4">
            <w:pPr>
              <w:rPr>
                <w:color w:val="000000"/>
                <w:sz w:val="18"/>
                <w:szCs w:val="18"/>
              </w:rPr>
            </w:pPr>
            <w:r w:rsidRPr="000D1DC4">
              <w:rPr>
                <w:color w:val="000000"/>
                <w:sz w:val="18"/>
                <w:szCs w:val="18"/>
              </w:rPr>
              <w:lastRenderedPageBreak/>
              <w:t>rh_S_oc_middle&amp;Lunatus_thickness</w:t>
            </w:r>
          </w:p>
        </w:tc>
        <w:tc>
          <w:tcPr>
            <w:tcW w:w="2410" w:type="dxa"/>
            <w:noWrap/>
            <w:vAlign w:val="bottom"/>
            <w:hideMark/>
          </w:tcPr>
          <w:p w14:paraId="69FB2ED7" w14:textId="0F46148E" w:rsidR="000D1DC4" w:rsidRPr="00474F98" w:rsidRDefault="000D1DC4" w:rsidP="000D1DC4">
            <w:pPr>
              <w:jc w:val="center"/>
              <w:rPr>
                <w:color w:val="000000"/>
                <w:sz w:val="18"/>
                <w:szCs w:val="18"/>
              </w:rPr>
            </w:pPr>
            <w:r w:rsidRPr="000D1DC4">
              <w:rPr>
                <w:color w:val="000000"/>
                <w:sz w:val="18"/>
                <w:szCs w:val="18"/>
              </w:rPr>
              <w:t>0.382</w:t>
            </w:r>
          </w:p>
        </w:tc>
        <w:tc>
          <w:tcPr>
            <w:tcW w:w="2693" w:type="dxa"/>
            <w:noWrap/>
            <w:vAlign w:val="bottom"/>
            <w:hideMark/>
          </w:tcPr>
          <w:p w14:paraId="6440D20F" w14:textId="27426832" w:rsidR="000D1DC4" w:rsidRPr="00474F98" w:rsidRDefault="000D1DC4" w:rsidP="000D1DC4">
            <w:pPr>
              <w:jc w:val="center"/>
              <w:rPr>
                <w:color w:val="000000"/>
                <w:sz w:val="18"/>
                <w:szCs w:val="18"/>
              </w:rPr>
            </w:pPr>
            <w:r w:rsidRPr="000D1DC4">
              <w:rPr>
                <w:color w:val="000000"/>
                <w:sz w:val="18"/>
                <w:szCs w:val="18"/>
              </w:rPr>
              <w:t>0.072</w:t>
            </w:r>
          </w:p>
        </w:tc>
      </w:tr>
      <w:tr w:rsidR="000D1DC4" w:rsidRPr="00474F98" w14:paraId="397656B2" w14:textId="77777777" w:rsidTr="00541A94">
        <w:trPr>
          <w:trHeight w:val="300"/>
        </w:trPr>
        <w:tc>
          <w:tcPr>
            <w:tcW w:w="4106" w:type="dxa"/>
            <w:noWrap/>
            <w:vAlign w:val="bottom"/>
            <w:hideMark/>
          </w:tcPr>
          <w:p w14:paraId="7271836A" w14:textId="64D4C16B" w:rsidR="000D1DC4" w:rsidRPr="00474F98" w:rsidRDefault="000D1DC4" w:rsidP="000D1DC4">
            <w:pPr>
              <w:rPr>
                <w:color w:val="000000"/>
                <w:sz w:val="18"/>
                <w:szCs w:val="18"/>
              </w:rPr>
            </w:pPr>
            <w:r w:rsidRPr="000D1DC4">
              <w:rPr>
                <w:color w:val="000000"/>
                <w:sz w:val="18"/>
                <w:szCs w:val="18"/>
              </w:rPr>
              <w:t>rh_S_intrapariet&amp;P_trans_thickness</w:t>
            </w:r>
          </w:p>
        </w:tc>
        <w:tc>
          <w:tcPr>
            <w:tcW w:w="2410" w:type="dxa"/>
            <w:noWrap/>
            <w:vAlign w:val="bottom"/>
            <w:hideMark/>
          </w:tcPr>
          <w:p w14:paraId="07CB7B23" w14:textId="7CD162BB" w:rsidR="000D1DC4" w:rsidRPr="00474F98" w:rsidRDefault="000D1DC4" w:rsidP="000D1DC4">
            <w:pPr>
              <w:jc w:val="center"/>
              <w:rPr>
                <w:color w:val="000000"/>
                <w:sz w:val="18"/>
                <w:szCs w:val="18"/>
              </w:rPr>
            </w:pPr>
            <w:r w:rsidRPr="000D1DC4">
              <w:rPr>
                <w:color w:val="000000"/>
                <w:sz w:val="18"/>
                <w:szCs w:val="18"/>
              </w:rPr>
              <w:t>0.381</w:t>
            </w:r>
          </w:p>
        </w:tc>
        <w:tc>
          <w:tcPr>
            <w:tcW w:w="2693" w:type="dxa"/>
            <w:noWrap/>
            <w:vAlign w:val="bottom"/>
            <w:hideMark/>
          </w:tcPr>
          <w:p w14:paraId="243FAA55" w14:textId="43A8AFF2" w:rsidR="000D1DC4" w:rsidRPr="00474F98" w:rsidRDefault="000D1DC4" w:rsidP="000D1DC4">
            <w:pPr>
              <w:jc w:val="center"/>
              <w:rPr>
                <w:color w:val="000000"/>
                <w:sz w:val="18"/>
                <w:szCs w:val="18"/>
              </w:rPr>
            </w:pPr>
            <w:r w:rsidRPr="000D1DC4">
              <w:rPr>
                <w:color w:val="000000"/>
                <w:sz w:val="18"/>
                <w:szCs w:val="18"/>
              </w:rPr>
              <w:t>0.0732</w:t>
            </w:r>
          </w:p>
        </w:tc>
      </w:tr>
      <w:tr w:rsidR="000D1DC4" w:rsidRPr="00474F98" w14:paraId="27AE0E08" w14:textId="77777777" w:rsidTr="00541A94">
        <w:trPr>
          <w:trHeight w:val="300"/>
        </w:trPr>
        <w:tc>
          <w:tcPr>
            <w:tcW w:w="4106" w:type="dxa"/>
            <w:noWrap/>
            <w:vAlign w:val="bottom"/>
            <w:hideMark/>
          </w:tcPr>
          <w:p w14:paraId="0BE8C003" w14:textId="7E755EFB" w:rsidR="000D1DC4" w:rsidRPr="00474F98" w:rsidRDefault="000D1DC4" w:rsidP="000D1DC4">
            <w:pPr>
              <w:rPr>
                <w:color w:val="000000"/>
                <w:sz w:val="18"/>
                <w:szCs w:val="18"/>
              </w:rPr>
            </w:pPr>
            <w:r w:rsidRPr="000D1DC4">
              <w:rPr>
                <w:color w:val="000000"/>
                <w:sz w:val="18"/>
                <w:szCs w:val="18"/>
              </w:rPr>
              <w:t>rh_S_oc_sup&amp;transversal_thickness</w:t>
            </w:r>
          </w:p>
        </w:tc>
        <w:tc>
          <w:tcPr>
            <w:tcW w:w="2410" w:type="dxa"/>
            <w:noWrap/>
            <w:vAlign w:val="bottom"/>
            <w:hideMark/>
          </w:tcPr>
          <w:p w14:paraId="7B1AE24B" w14:textId="13EECC68" w:rsidR="000D1DC4" w:rsidRPr="00474F98" w:rsidRDefault="000D1DC4" w:rsidP="000D1DC4">
            <w:pPr>
              <w:jc w:val="center"/>
              <w:rPr>
                <w:color w:val="000000"/>
                <w:sz w:val="18"/>
                <w:szCs w:val="18"/>
              </w:rPr>
            </w:pPr>
            <w:r w:rsidRPr="000D1DC4">
              <w:rPr>
                <w:color w:val="000000"/>
                <w:sz w:val="18"/>
                <w:szCs w:val="18"/>
              </w:rPr>
              <w:t>0.352</w:t>
            </w:r>
          </w:p>
        </w:tc>
        <w:tc>
          <w:tcPr>
            <w:tcW w:w="2693" w:type="dxa"/>
            <w:noWrap/>
            <w:vAlign w:val="bottom"/>
            <w:hideMark/>
          </w:tcPr>
          <w:p w14:paraId="516841B8" w14:textId="4D6770FE" w:rsidR="000D1DC4" w:rsidRPr="00474F98" w:rsidRDefault="000D1DC4" w:rsidP="000D1DC4">
            <w:pPr>
              <w:jc w:val="center"/>
              <w:rPr>
                <w:color w:val="000000"/>
                <w:sz w:val="18"/>
                <w:szCs w:val="18"/>
              </w:rPr>
            </w:pPr>
            <w:r w:rsidRPr="000D1DC4">
              <w:rPr>
                <w:color w:val="000000"/>
                <w:sz w:val="18"/>
                <w:szCs w:val="18"/>
              </w:rPr>
              <w:t>0.0996</w:t>
            </w:r>
          </w:p>
        </w:tc>
      </w:tr>
      <w:tr w:rsidR="000D1DC4" w:rsidRPr="00474F98" w14:paraId="01206AFA" w14:textId="77777777" w:rsidTr="00541A94">
        <w:trPr>
          <w:trHeight w:val="300"/>
        </w:trPr>
        <w:tc>
          <w:tcPr>
            <w:tcW w:w="4106" w:type="dxa"/>
            <w:noWrap/>
            <w:vAlign w:val="bottom"/>
            <w:hideMark/>
          </w:tcPr>
          <w:p w14:paraId="5B5D08BE" w14:textId="428BB5AB" w:rsidR="000D1DC4" w:rsidRPr="00474F98" w:rsidRDefault="000D1DC4" w:rsidP="000D1DC4">
            <w:pPr>
              <w:rPr>
                <w:color w:val="000000"/>
                <w:sz w:val="18"/>
                <w:szCs w:val="18"/>
              </w:rPr>
            </w:pPr>
            <w:r w:rsidRPr="000D1DC4">
              <w:rPr>
                <w:color w:val="000000"/>
                <w:sz w:val="18"/>
                <w:szCs w:val="18"/>
              </w:rPr>
              <w:t>lh_Lat_Fis-ant-Vertical_thickness</w:t>
            </w:r>
          </w:p>
        </w:tc>
        <w:tc>
          <w:tcPr>
            <w:tcW w:w="2410" w:type="dxa"/>
            <w:noWrap/>
            <w:vAlign w:val="bottom"/>
            <w:hideMark/>
          </w:tcPr>
          <w:p w14:paraId="1B2557F0" w14:textId="1D514298" w:rsidR="000D1DC4" w:rsidRPr="00474F98" w:rsidRDefault="000D1DC4" w:rsidP="000D1DC4">
            <w:pPr>
              <w:jc w:val="center"/>
              <w:rPr>
                <w:color w:val="000000"/>
                <w:sz w:val="18"/>
                <w:szCs w:val="18"/>
              </w:rPr>
            </w:pPr>
            <w:r w:rsidRPr="000D1DC4">
              <w:rPr>
                <w:color w:val="000000"/>
                <w:sz w:val="18"/>
                <w:szCs w:val="18"/>
              </w:rPr>
              <w:t>0.328</w:t>
            </w:r>
          </w:p>
        </w:tc>
        <w:tc>
          <w:tcPr>
            <w:tcW w:w="2693" w:type="dxa"/>
            <w:noWrap/>
            <w:vAlign w:val="bottom"/>
            <w:hideMark/>
          </w:tcPr>
          <w:p w14:paraId="02AB4FC8" w14:textId="7D45CFF8" w:rsidR="000D1DC4" w:rsidRPr="00474F98" w:rsidRDefault="000D1DC4" w:rsidP="000D1DC4">
            <w:pPr>
              <w:jc w:val="center"/>
              <w:rPr>
                <w:color w:val="000000"/>
                <w:sz w:val="18"/>
                <w:szCs w:val="18"/>
              </w:rPr>
            </w:pPr>
            <w:r w:rsidRPr="000D1DC4">
              <w:rPr>
                <w:color w:val="000000"/>
                <w:sz w:val="18"/>
                <w:szCs w:val="18"/>
              </w:rPr>
              <w:t>0.126</w:t>
            </w:r>
          </w:p>
        </w:tc>
      </w:tr>
      <w:tr w:rsidR="000D1DC4" w:rsidRPr="00474F98" w14:paraId="0461D363" w14:textId="77777777" w:rsidTr="00541A94">
        <w:trPr>
          <w:trHeight w:val="300"/>
        </w:trPr>
        <w:tc>
          <w:tcPr>
            <w:tcW w:w="4106" w:type="dxa"/>
            <w:noWrap/>
            <w:vAlign w:val="bottom"/>
            <w:hideMark/>
          </w:tcPr>
          <w:p w14:paraId="53B49897" w14:textId="43A90FF2" w:rsidR="000D1DC4" w:rsidRPr="00474F98" w:rsidRDefault="000D1DC4" w:rsidP="000D1DC4">
            <w:pPr>
              <w:rPr>
                <w:color w:val="000000"/>
                <w:sz w:val="18"/>
                <w:szCs w:val="18"/>
              </w:rPr>
            </w:pPr>
            <w:r w:rsidRPr="000D1DC4">
              <w:rPr>
                <w:color w:val="000000"/>
                <w:sz w:val="18"/>
                <w:szCs w:val="18"/>
              </w:rPr>
              <w:t>rh_S_interm_prim-Jensen_thickness</w:t>
            </w:r>
          </w:p>
        </w:tc>
        <w:tc>
          <w:tcPr>
            <w:tcW w:w="2410" w:type="dxa"/>
            <w:noWrap/>
            <w:vAlign w:val="bottom"/>
            <w:hideMark/>
          </w:tcPr>
          <w:p w14:paraId="524ECA4A" w14:textId="65DD1C45" w:rsidR="000D1DC4" w:rsidRPr="00474F98" w:rsidRDefault="000D1DC4" w:rsidP="000D1DC4">
            <w:pPr>
              <w:jc w:val="center"/>
              <w:rPr>
                <w:color w:val="000000"/>
                <w:sz w:val="18"/>
                <w:szCs w:val="18"/>
              </w:rPr>
            </w:pPr>
            <w:r w:rsidRPr="000D1DC4">
              <w:rPr>
                <w:color w:val="000000"/>
                <w:sz w:val="18"/>
                <w:szCs w:val="18"/>
              </w:rPr>
              <w:t>0.318</w:t>
            </w:r>
          </w:p>
        </w:tc>
        <w:tc>
          <w:tcPr>
            <w:tcW w:w="2693" w:type="dxa"/>
            <w:noWrap/>
            <w:vAlign w:val="bottom"/>
            <w:hideMark/>
          </w:tcPr>
          <w:p w14:paraId="33B36621" w14:textId="001FC0AA" w:rsidR="000D1DC4" w:rsidRPr="00474F98" w:rsidRDefault="000D1DC4" w:rsidP="000D1DC4">
            <w:pPr>
              <w:jc w:val="center"/>
              <w:rPr>
                <w:color w:val="000000"/>
                <w:sz w:val="18"/>
                <w:szCs w:val="18"/>
              </w:rPr>
            </w:pPr>
            <w:r w:rsidRPr="000D1DC4">
              <w:rPr>
                <w:color w:val="000000"/>
                <w:sz w:val="18"/>
                <w:szCs w:val="18"/>
              </w:rPr>
              <w:t>0.1398</w:t>
            </w:r>
          </w:p>
        </w:tc>
      </w:tr>
      <w:tr w:rsidR="000D1DC4" w:rsidRPr="00474F98" w14:paraId="5D53170A" w14:textId="77777777" w:rsidTr="00541A94">
        <w:trPr>
          <w:trHeight w:val="300"/>
        </w:trPr>
        <w:tc>
          <w:tcPr>
            <w:tcW w:w="4106" w:type="dxa"/>
            <w:noWrap/>
            <w:vAlign w:val="bottom"/>
            <w:hideMark/>
          </w:tcPr>
          <w:p w14:paraId="37F736CF" w14:textId="6BD16E28" w:rsidR="000D1DC4" w:rsidRPr="00474F98" w:rsidRDefault="000D1DC4" w:rsidP="000D1DC4">
            <w:pPr>
              <w:rPr>
                <w:color w:val="000000"/>
                <w:sz w:val="18"/>
                <w:szCs w:val="18"/>
              </w:rPr>
            </w:pPr>
            <w:r w:rsidRPr="000D1DC4">
              <w:rPr>
                <w:color w:val="000000"/>
                <w:sz w:val="18"/>
                <w:szCs w:val="18"/>
              </w:rPr>
              <w:t>lh_G&amp;S_subcentral_thickness</w:t>
            </w:r>
          </w:p>
        </w:tc>
        <w:tc>
          <w:tcPr>
            <w:tcW w:w="2410" w:type="dxa"/>
            <w:noWrap/>
            <w:vAlign w:val="bottom"/>
            <w:hideMark/>
          </w:tcPr>
          <w:p w14:paraId="21FE85BB" w14:textId="1AECDC19" w:rsidR="000D1DC4" w:rsidRPr="00474F98" w:rsidRDefault="000D1DC4" w:rsidP="000D1DC4">
            <w:pPr>
              <w:jc w:val="center"/>
              <w:rPr>
                <w:color w:val="000000"/>
                <w:sz w:val="18"/>
                <w:szCs w:val="18"/>
              </w:rPr>
            </w:pPr>
            <w:r w:rsidRPr="000D1DC4">
              <w:rPr>
                <w:color w:val="000000"/>
                <w:sz w:val="18"/>
                <w:szCs w:val="18"/>
              </w:rPr>
              <w:t>0.194</w:t>
            </w:r>
          </w:p>
        </w:tc>
        <w:tc>
          <w:tcPr>
            <w:tcW w:w="2693" w:type="dxa"/>
            <w:noWrap/>
            <w:vAlign w:val="bottom"/>
            <w:hideMark/>
          </w:tcPr>
          <w:p w14:paraId="3C5D2B4E" w14:textId="08BCB67E" w:rsidR="000D1DC4" w:rsidRPr="00474F98" w:rsidRDefault="000D1DC4" w:rsidP="000D1DC4">
            <w:pPr>
              <w:jc w:val="center"/>
              <w:rPr>
                <w:color w:val="000000"/>
                <w:sz w:val="18"/>
                <w:szCs w:val="18"/>
              </w:rPr>
            </w:pPr>
            <w:r w:rsidRPr="000D1DC4">
              <w:rPr>
                <w:color w:val="000000"/>
                <w:sz w:val="18"/>
                <w:szCs w:val="18"/>
              </w:rPr>
              <w:t>0.3753</w:t>
            </w:r>
          </w:p>
        </w:tc>
      </w:tr>
      <w:tr w:rsidR="000D1DC4" w:rsidRPr="00474F98" w14:paraId="76DE7023" w14:textId="77777777" w:rsidTr="00541A94">
        <w:trPr>
          <w:trHeight w:val="300"/>
        </w:trPr>
        <w:tc>
          <w:tcPr>
            <w:tcW w:w="4106" w:type="dxa"/>
            <w:noWrap/>
            <w:vAlign w:val="bottom"/>
            <w:hideMark/>
          </w:tcPr>
          <w:p w14:paraId="57A7D451" w14:textId="20A0741E" w:rsidR="000D1DC4" w:rsidRPr="00474F98" w:rsidRDefault="000D1DC4" w:rsidP="000D1DC4">
            <w:pPr>
              <w:rPr>
                <w:color w:val="000000"/>
                <w:sz w:val="18"/>
                <w:szCs w:val="18"/>
              </w:rPr>
            </w:pPr>
            <w:r w:rsidRPr="000D1DC4">
              <w:rPr>
                <w:color w:val="000000"/>
                <w:sz w:val="18"/>
                <w:szCs w:val="18"/>
              </w:rPr>
              <w:t>Left-Amygdala (Vol)</w:t>
            </w:r>
          </w:p>
        </w:tc>
        <w:tc>
          <w:tcPr>
            <w:tcW w:w="2410" w:type="dxa"/>
            <w:noWrap/>
            <w:vAlign w:val="bottom"/>
            <w:hideMark/>
          </w:tcPr>
          <w:p w14:paraId="5C8900AA" w14:textId="22871772" w:rsidR="000D1DC4" w:rsidRPr="00474F98" w:rsidRDefault="000D1DC4" w:rsidP="000D1DC4">
            <w:pPr>
              <w:jc w:val="center"/>
              <w:rPr>
                <w:color w:val="000000"/>
                <w:sz w:val="18"/>
                <w:szCs w:val="18"/>
              </w:rPr>
            </w:pPr>
            <w:r w:rsidRPr="000D1DC4">
              <w:rPr>
                <w:color w:val="000000"/>
                <w:sz w:val="18"/>
                <w:szCs w:val="18"/>
              </w:rPr>
              <w:t>-0.16</w:t>
            </w:r>
          </w:p>
        </w:tc>
        <w:tc>
          <w:tcPr>
            <w:tcW w:w="2693" w:type="dxa"/>
            <w:noWrap/>
            <w:vAlign w:val="bottom"/>
            <w:hideMark/>
          </w:tcPr>
          <w:p w14:paraId="0EEB606A" w14:textId="66E41823" w:rsidR="000D1DC4" w:rsidRPr="00474F98" w:rsidRDefault="000D1DC4" w:rsidP="000D1DC4">
            <w:pPr>
              <w:jc w:val="center"/>
              <w:rPr>
                <w:color w:val="000000"/>
                <w:sz w:val="18"/>
                <w:szCs w:val="18"/>
              </w:rPr>
            </w:pPr>
            <w:r w:rsidRPr="000D1DC4">
              <w:rPr>
                <w:color w:val="000000"/>
                <w:sz w:val="18"/>
                <w:szCs w:val="18"/>
              </w:rPr>
              <w:t>0.4651</w:t>
            </w:r>
          </w:p>
        </w:tc>
      </w:tr>
      <w:tr w:rsidR="000D1DC4" w:rsidRPr="00474F98" w14:paraId="05E966A8" w14:textId="77777777" w:rsidTr="00541A94">
        <w:trPr>
          <w:trHeight w:val="300"/>
        </w:trPr>
        <w:tc>
          <w:tcPr>
            <w:tcW w:w="4106" w:type="dxa"/>
            <w:noWrap/>
            <w:vAlign w:val="bottom"/>
            <w:hideMark/>
          </w:tcPr>
          <w:p w14:paraId="4E80E04E" w14:textId="3AFEDC20" w:rsidR="000D1DC4" w:rsidRPr="00474F98" w:rsidRDefault="000D1DC4" w:rsidP="000D1DC4">
            <w:pPr>
              <w:rPr>
                <w:color w:val="000000"/>
                <w:sz w:val="18"/>
                <w:szCs w:val="18"/>
              </w:rPr>
            </w:pPr>
            <w:r w:rsidRPr="000D1DC4">
              <w:rPr>
                <w:color w:val="000000"/>
                <w:sz w:val="18"/>
                <w:szCs w:val="18"/>
              </w:rPr>
              <w:t>rh_G_temporal_inf_thickness</w:t>
            </w:r>
          </w:p>
        </w:tc>
        <w:tc>
          <w:tcPr>
            <w:tcW w:w="2410" w:type="dxa"/>
            <w:noWrap/>
            <w:vAlign w:val="bottom"/>
            <w:hideMark/>
          </w:tcPr>
          <w:p w14:paraId="4129F843" w14:textId="2AA99524" w:rsidR="000D1DC4" w:rsidRPr="00474F98" w:rsidRDefault="000D1DC4" w:rsidP="000D1DC4">
            <w:pPr>
              <w:jc w:val="center"/>
              <w:rPr>
                <w:color w:val="000000"/>
                <w:sz w:val="18"/>
                <w:szCs w:val="18"/>
              </w:rPr>
            </w:pPr>
            <w:r w:rsidRPr="000D1DC4">
              <w:rPr>
                <w:color w:val="000000"/>
                <w:sz w:val="18"/>
                <w:szCs w:val="18"/>
              </w:rPr>
              <w:t>-0.152</w:t>
            </w:r>
          </w:p>
        </w:tc>
        <w:tc>
          <w:tcPr>
            <w:tcW w:w="2693" w:type="dxa"/>
            <w:noWrap/>
            <w:vAlign w:val="bottom"/>
            <w:hideMark/>
          </w:tcPr>
          <w:p w14:paraId="0225F9B6" w14:textId="00D886D1" w:rsidR="000D1DC4" w:rsidRPr="00474F98" w:rsidRDefault="000D1DC4" w:rsidP="000D1DC4">
            <w:pPr>
              <w:jc w:val="center"/>
              <w:rPr>
                <w:color w:val="000000"/>
                <w:sz w:val="18"/>
                <w:szCs w:val="18"/>
              </w:rPr>
            </w:pPr>
            <w:r w:rsidRPr="000D1DC4">
              <w:rPr>
                <w:color w:val="000000"/>
                <w:sz w:val="18"/>
                <w:szCs w:val="18"/>
              </w:rPr>
              <w:t>0.4891</w:t>
            </w:r>
          </w:p>
        </w:tc>
      </w:tr>
      <w:tr w:rsidR="000D1DC4" w:rsidRPr="00474F98" w14:paraId="37599F85" w14:textId="77777777" w:rsidTr="00541A94">
        <w:trPr>
          <w:trHeight w:val="300"/>
        </w:trPr>
        <w:tc>
          <w:tcPr>
            <w:tcW w:w="4106" w:type="dxa"/>
            <w:noWrap/>
            <w:vAlign w:val="bottom"/>
            <w:hideMark/>
          </w:tcPr>
          <w:p w14:paraId="6613DC99" w14:textId="0311D939" w:rsidR="000D1DC4" w:rsidRPr="00474F98" w:rsidRDefault="000D1DC4" w:rsidP="000D1DC4">
            <w:pPr>
              <w:rPr>
                <w:color w:val="000000"/>
                <w:sz w:val="18"/>
                <w:szCs w:val="18"/>
              </w:rPr>
            </w:pPr>
            <w:r w:rsidRPr="000D1DC4">
              <w:rPr>
                <w:color w:val="000000"/>
                <w:sz w:val="18"/>
                <w:szCs w:val="18"/>
              </w:rPr>
              <w:t>Right-vessel (Vol)</w:t>
            </w:r>
          </w:p>
        </w:tc>
        <w:tc>
          <w:tcPr>
            <w:tcW w:w="2410" w:type="dxa"/>
            <w:noWrap/>
            <w:vAlign w:val="bottom"/>
            <w:hideMark/>
          </w:tcPr>
          <w:p w14:paraId="2302D8CF" w14:textId="15D77815" w:rsidR="000D1DC4" w:rsidRPr="00474F98" w:rsidRDefault="000D1DC4" w:rsidP="000D1DC4">
            <w:pPr>
              <w:jc w:val="center"/>
              <w:rPr>
                <w:color w:val="000000"/>
                <w:sz w:val="18"/>
                <w:szCs w:val="18"/>
              </w:rPr>
            </w:pPr>
            <w:r w:rsidRPr="000D1DC4">
              <w:rPr>
                <w:color w:val="000000"/>
                <w:sz w:val="18"/>
                <w:szCs w:val="18"/>
              </w:rPr>
              <w:t>-0.14</w:t>
            </w:r>
          </w:p>
        </w:tc>
        <w:tc>
          <w:tcPr>
            <w:tcW w:w="2693" w:type="dxa"/>
            <w:noWrap/>
            <w:vAlign w:val="bottom"/>
            <w:hideMark/>
          </w:tcPr>
          <w:p w14:paraId="3F44395E" w14:textId="0FBEDD17" w:rsidR="000D1DC4" w:rsidRPr="00474F98" w:rsidRDefault="000D1DC4" w:rsidP="000D1DC4">
            <w:pPr>
              <w:jc w:val="center"/>
              <w:rPr>
                <w:color w:val="000000"/>
                <w:sz w:val="18"/>
                <w:szCs w:val="18"/>
              </w:rPr>
            </w:pPr>
            <w:r w:rsidRPr="000D1DC4">
              <w:rPr>
                <w:color w:val="000000"/>
                <w:sz w:val="18"/>
                <w:szCs w:val="18"/>
              </w:rPr>
              <w:t>0.5241</w:t>
            </w:r>
          </w:p>
        </w:tc>
      </w:tr>
      <w:tr w:rsidR="000D1DC4" w:rsidRPr="00474F98" w14:paraId="54286250" w14:textId="77777777" w:rsidTr="00541A94">
        <w:trPr>
          <w:trHeight w:val="300"/>
        </w:trPr>
        <w:tc>
          <w:tcPr>
            <w:tcW w:w="4106" w:type="dxa"/>
            <w:noWrap/>
            <w:vAlign w:val="bottom"/>
            <w:hideMark/>
          </w:tcPr>
          <w:p w14:paraId="04497907" w14:textId="002D804D" w:rsidR="000D1DC4" w:rsidRPr="00474F98" w:rsidRDefault="000D1DC4" w:rsidP="000D1DC4">
            <w:pPr>
              <w:rPr>
                <w:color w:val="000000"/>
                <w:sz w:val="18"/>
                <w:szCs w:val="18"/>
              </w:rPr>
            </w:pPr>
            <w:r w:rsidRPr="000D1DC4">
              <w:rPr>
                <w:color w:val="000000"/>
                <w:sz w:val="18"/>
                <w:szCs w:val="18"/>
              </w:rPr>
              <w:t>TotalGrayVol (Vol)</w:t>
            </w:r>
          </w:p>
        </w:tc>
        <w:tc>
          <w:tcPr>
            <w:tcW w:w="2410" w:type="dxa"/>
            <w:noWrap/>
            <w:vAlign w:val="bottom"/>
            <w:hideMark/>
          </w:tcPr>
          <w:p w14:paraId="11B4AE81" w14:textId="49923B2A" w:rsidR="000D1DC4" w:rsidRPr="00474F98" w:rsidRDefault="000D1DC4" w:rsidP="000D1DC4">
            <w:pPr>
              <w:jc w:val="center"/>
              <w:rPr>
                <w:color w:val="000000"/>
                <w:sz w:val="18"/>
                <w:szCs w:val="18"/>
              </w:rPr>
            </w:pPr>
            <w:r w:rsidRPr="000D1DC4">
              <w:rPr>
                <w:color w:val="000000"/>
                <w:sz w:val="18"/>
                <w:szCs w:val="18"/>
              </w:rPr>
              <w:t>-0.123</w:t>
            </w:r>
          </w:p>
        </w:tc>
        <w:tc>
          <w:tcPr>
            <w:tcW w:w="2693" w:type="dxa"/>
            <w:noWrap/>
            <w:vAlign w:val="bottom"/>
            <w:hideMark/>
          </w:tcPr>
          <w:p w14:paraId="5B973DBD" w14:textId="0521E8EF" w:rsidR="000D1DC4" w:rsidRPr="00474F98" w:rsidRDefault="000D1DC4" w:rsidP="000D1DC4">
            <w:pPr>
              <w:jc w:val="center"/>
              <w:rPr>
                <w:color w:val="000000"/>
                <w:sz w:val="18"/>
                <w:szCs w:val="18"/>
              </w:rPr>
            </w:pPr>
            <w:r w:rsidRPr="000D1DC4">
              <w:rPr>
                <w:color w:val="000000"/>
                <w:sz w:val="18"/>
                <w:szCs w:val="18"/>
              </w:rPr>
              <w:t>0.5755</w:t>
            </w:r>
          </w:p>
        </w:tc>
      </w:tr>
      <w:tr w:rsidR="000D1DC4" w:rsidRPr="00474F98" w14:paraId="6D18784B" w14:textId="77777777" w:rsidTr="00541A94">
        <w:trPr>
          <w:trHeight w:val="300"/>
        </w:trPr>
        <w:tc>
          <w:tcPr>
            <w:tcW w:w="4106" w:type="dxa"/>
            <w:noWrap/>
            <w:vAlign w:val="bottom"/>
            <w:hideMark/>
          </w:tcPr>
          <w:p w14:paraId="2C506B0F" w14:textId="55C1C875" w:rsidR="000D1DC4" w:rsidRPr="00474F98" w:rsidRDefault="000D1DC4" w:rsidP="000D1DC4">
            <w:pPr>
              <w:rPr>
                <w:color w:val="000000"/>
                <w:sz w:val="18"/>
                <w:szCs w:val="18"/>
              </w:rPr>
            </w:pPr>
            <w:r w:rsidRPr="000D1DC4">
              <w:rPr>
                <w:color w:val="000000"/>
                <w:sz w:val="18"/>
                <w:szCs w:val="18"/>
              </w:rPr>
              <w:t>Right-Cerebellum-Cortex (Vol)</w:t>
            </w:r>
          </w:p>
        </w:tc>
        <w:tc>
          <w:tcPr>
            <w:tcW w:w="2410" w:type="dxa"/>
            <w:noWrap/>
            <w:vAlign w:val="bottom"/>
            <w:hideMark/>
          </w:tcPr>
          <w:p w14:paraId="2427E9AE" w14:textId="1538B236" w:rsidR="000D1DC4" w:rsidRPr="00474F98" w:rsidRDefault="000D1DC4" w:rsidP="000D1DC4">
            <w:pPr>
              <w:jc w:val="center"/>
              <w:rPr>
                <w:color w:val="000000"/>
                <w:sz w:val="18"/>
                <w:szCs w:val="18"/>
              </w:rPr>
            </w:pPr>
            <w:r w:rsidRPr="000D1DC4">
              <w:rPr>
                <w:color w:val="000000"/>
                <w:sz w:val="18"/>
                <w:szCs w:val="18"/>
              </w:rPr>
              <w:t>-0.1</w:t>
            </w:r>
          </w:p>
        </w:tc>
        <w:tc>
          <w:tcPr>
            <w:tcW w:w="2693" w:type="dxa"/>
            <w:noWrap/>
            <w:vAlign w:val="bottom"/>
            <w:hideMark/>
          </w:tcPr>
          <w:p w14:paraId="2A3C79C6" w14:textId="5CBBF3B9" w:rsidR="000D1DC4" w:rsidRPr="00474F98" w:rsidRDefault="000D1DC4" w:rsidP="000D1DC4">
            <w:pPr>
              <w:jc w:val="center"/>
              <w:rPr>
                <w:color w:val="000000"/>
                <w:sz w:val="18"/>
                <w:szCs w:val="18"/>
              </w:rPr>
            </w:pPr>
            <w:r w:rsidRPr="000D1DC4">
              <w:rPr>
                <w:color w:val="000000"/>
                <w:sz w:val="18"/>
                <w:szCs w:val="18"/>
              </w:rPr>
              <w:t>0.6485</w:t>
            </w:r>
          </w:p>
        </w:tc>
      </w:tr>
      <w:tr w:rsidR="000D1DC4" w:rsidRPr="00474F98" w14:paraId="5160733E" w14:textId="77777777" w:rsidTr="00541A94">
        <w:trPr>
          <w:trHeight w:val="300"/>
        </w:trPr>
        <w:tc>
          <w:tcPr>
            <w:tcW w:w="4106" w:type="dxa"/>
            <w:noWrap/>
            <w:vAlign w:val="bottom"/>
            <w:hideMark/>
          </w:tcPr>
          <w:p w14:paraId="5ECBCD81" w14:textId="5F7C9A2C" w:rsidR="000D1DC4" w:rsidRPr="00474F98" w:rsidRDefault="000D1DC4" w:rsidP="000D1DC4">
            <w:pPr>
              <w:rPr>
                <w:color w:val="000000"/>
                <w:sz w:val="18"/>
                <w:szCs w:val="18"/>
              </w:rPr>
            </w:pPr>
            <w:r w:rsidRPr="000D1DC4">
              <w:rPr>
                <w:color w:val="000000"/>
                <w:sz w:val="18"/>
                <w:szCs w:val="18"/>
              </w:rPr>
              <w:t>lh_Lat_Fis-ant-Horizont_thickness</w:t>
            </w:r>
          </w:p>
        </w:tc>
        <w:tc>
          <w:tcPr>
            <w:tcW w:w="2410" w:type="dxa"/>
            <w:noWrap/>
            <w:vAlign w:val="bottom"/>
            <w:hideMark/>
          </w:tcPr>
          <w:p w14:paraId="4B97BC3B" w14:textId="3554D01A" w:rsidR="000D1DC4" w:rsidRPr="00474F98" w:rsidRDefault="000D1DC4" w:rsidP="000D1DC4">
            <w:pPr>
              <w:jc w:val="center"/>
              <w:rPr>
                <w:color w:val="000000"/>
                <w:sz w:val="18"/>
                <w:szCs w:val="18"/>
              </w:rPr>
            </w:pPr>
            <w:r w:rsidRPr="000D1DC4">
              <w:rPr>
                <w:color w:val="000000"/>
                <w:sz w:val="18"/>
                <w:szCs w:val="18"/>
              </w:rPr>
              <w:t>0.097</w:t>
            </w:r>
          </w:p>
        </w:tc>
        <w:tc>
          <w:tcPr>
            <w:tcW w:w="2693" w:type="dxa"/>
            <w:noWrap/>
            <w:vAlign w:val="bottom"/>
            <w:hideMark/>
          </w:tcPr>
          <w:p w14:paraId="171D12A1" w14:textId="1A5DCD4E" w:rsidR="000D1DC4" w:rsidRPr="00474F98" w:rsidRDefault="000D1DC4" w:rsidP="000D1DC4">
            <w:pPr>
              <w:jc w:val="center"/>
              <w:rPr>
                <w:color w:val="000000"/>
                <w:sz w:val="18"/>
                <w:szCs w:val="18"/>
              </w:rPr>
            </w:pPr>
            <w:r w:rsidRPr="000D1DC4">
              <w:rPr>
                <w:color w:val="000000"/>
                <w:sz w:val="18"/>
                <w:szCs w:val="18"/>
              </w:rPr>
              <w:t>0.6599</w:t>
            </w:r>
          </w:p>
        </w:tc>
      </w:tr>
      <w:tr w:rsidR="000D1DC4" w:rsidRPr="00474F98" w14:paraId="12A13305" w14:textId="77777777" w:rsidTr="00541A94">
        <w:trPr>
          <w:trHeight w:val="300"/>
        </w:trPr>
        <w:tc>
          <w:tcPr>
            <w:tcW w:w="4106" w:type="dxa"/>
            <w:noWrap/>
            <w:vAlign w:val="bottom"/>
            <w:hideMark/>
          </w:tcPr>
          <w:p w14:paraId="7C31F9AC" w14:textId="7B39EC64" w:rsidR="000D1DC4" w:rsidRPr="00474F98" w:rsidRDefault="000D1DC4" w:rsidP="000D1DC4">
            <w:pPr>
              <w:rPr>
                <w:color w:val="000000"/>
                <w:sz w:val="18"/>
                <w:szCs w:val="18"/>
              </w:rPr>
            </w:pPr>
            <w:r w:rsidRPr="000D1DC4">
              <w:rPr>
                <w:color w:val="000000"/>
                <w:sz w:val="18"/>
                <w:szCs w:val="18"/>
              </w:rPr>
              <w:t>Right-Inf-Lat-Vent (Vol)</w:t>
            </w:r>
          </w:p>
        </w:tc>
        <w:tc>
          <w:tcPr>
            <w:tcW w:w="2410" w:type="dxa"/>
            <w:noWrap/>
            <w:vAlign w:val="bottom"/>
            <w:hideMark/>
          </w:tcPr>
          <w:p w14:paraId="244427C2" w14:textId="339AE8E1" w:rsidR="000D1DC4" w:rsidRPr="00474F98" w:rsidRDefault="000D1DC4" w:rsidP="000D1DC4">
            <w:pPr>
              <w:jc w:val="center"/>
              <w:rPr>
                <w:color w:val="000000"/>
                <w:sz w:val="18"/>
                <w:szCs w:val="18"/>
              </w:rPr>
            </w:pPr>
            <w:r w:rsidRPr="000D1DC4">
              <w:rPr>
                <w:color w:val="000000"/>
                <w:sz w:val="18"/>
                <w:szCs w:val="18"/>
              </w:rPr>
              <w:t>-0.09</w:t>
            </w:r>
          </w:p>
        </w:tc>
        <w:tc>
          <w:tcPr>
            <w:tcW w:w="2693" w:type="dxa"/>
            <w:noWrap/>
            <w:vAlign w:val="bottom"/>
            <w:hideMark/>
          </w:tcPr>
          <w:p w14:paraId="65B60315" w14:textId="5F6D4993" w:rsidR="000D1DC4" w:rsidRPr="00474F98" w:rsidRDefault="000D1DC4" w:rsidP="000D1DC4">
            <w:pPr>
              <w:jc w:val="center"/>
              <w:rPr>
                <w:color w:val="000000"/>
                <w:sz w:val="18"/>
                <w:szCs w:val="18"/>
              </w:rPr>
            </w:pPr>
            <w:r w:rsidRPr="000D1DC4">
              <w:rPr>
                <w:color w:val="000000"/>
                <w:sz w:val="18"/>
                <w:szCs w:val="18"/>
              </w:rPr>
              <w:t>0.6845</w:t>
            </w:r>
          </w:p>
        </w:tc>
      </w:tr>
      <w:tr w:rsidR="000D1DC4" w:rsidRPr="00474F98" w14:paraId="4E427641" w14:textId="77777777" w:rsidTr="00541A94">
        <w:trPr>
          <w:trHeight w:val="300"/>
        </w:trPr>
        <w:tc>
          <w:tcPr>
            <w:tcW w:w="4106" w:type="dxa"/>
            <w:noWrap/>
            <w:vAlign w:val="bottom"/>
            <w:hideMark/>
          </w:tcPr>
          <w:p w14:paraId="4D2EF9FE" w14:textId="36A76C86" w:rsidR="000D1DC4" w:rsidRPr="00474F98" w:rsidRDefault="000D1DC4" w:rsidP="000D1DC4">
            <w:pPr>
              <w:rPr>
                <w:color w:val="000000"/>
                <w:sz w:val="18"/>
                <w:szCs w:val="18"/>
              </w:rPr>
            </w:pPr>
            <w:r w:rsidRPr="000D1DC4">
              <w:rPr>
                <w:color w:val="000000"/>
                <w:sz w:val="18"/>
                <w:szCs w:val="18"/>
              </w:rPr>
              <w:t>SubCortGrayVol (Vol)</w:t>
            </w:r>
          </w:p>
        </w:tc>
        <w:tc>
          <w:tcPr>
            <w:tcW w:w="2410" w:type="dxa"/>
            <w:noWrap/>
            <w:vAlign w:val="bottom"/>
            <w:hideMark/>
          </w:tcPr>
          <w:p w14:paraId="1E396170" w14:textId="71280729" w:rsidR="000D1DC4" w:rsidRPr="00474F98" w:rsidRDefault="000D1DC4" w:rsidP="000D1DC4">
            <w:pPr>
              <w:jc w:val="center"/>
              <w:rPr>
                <w:color w:val="000000"/>
                <w:sz w:val="18"/>
                <w:szCs w:val="18"/>
              </w:rPr>
            </w:pPr>
            <w:r w:rsidRPr="000D1DC4">
              <w:rPr>
                <w:color w:val="000000"/>
                <w:sz w:val="18"/>
                <w:szCs w:val="18"/>
              </w:rPr>
              <w:t>-0.087</w:t>
            </w:r>
          </w:p>
        </w:tc>
        <w:tc>
          <w:tcPr>
            <w:tcW w:w="2693" w:type="dxa"/>
            <w:noWrap/>
            <w:vAlign w:val="bottom"/>
            <w:hideMark/>
          </w:tcPr>
          <w:p w14:paraId="1A5BC933" w14:textId="62FF7029" w:rsidR="000D1DC4" w:rsidRPr="00474F98" w:rsidRDefault="000D1DC4" w:rsidP="000D1DC4">
            <w:pPr>
              <w:jc w:val="center"/>
              <w:rPr>
                <w:color w:val="000000"/>
                <w:sz w:val="18"/>
                <w:szCs w:val="18"/>
              </w:rPr>
            </w:pPr>
            <w:r w:rsidRPr="000D1DC4">
              <w:rPr>
                <w:color w:val="000000"/>
                <w:sz w:val="18"/>
                <w:szCs w:val="18"/>
              </w:rPr>
              <w:t>0.6945</w:t>
            </w:r>
          </w:p>
        </w:tc>
      </w:tr>
      <w:tr w:rsidR="000D1DC4" w:rsidRPr="00474F98" w14:paraId="2A4926DE" w14:textId="77777777" w:rsidTr="00541A94">
        <w:trPr>
          <w:trHeight w:val="300"/>
        </w:trPr>
        <w:tc>
          <w:tcPr>
            <w:tcW w:w="4106" w:type="dxa"/>
            <w:noWrap/>
            <w:vAlign w:val="bottom"/>
            <w:hideMark/>
          </w:tcPr>
          <w:p w14:paraId="66BF7573" w14:textId="25CDF3C5" w:rsidR="000D1DC4" w:rsidRPr="00474F98" w:rsidRDefault="000D1DC4" w:rsidP="000D1DC4">
            <w:pPr>
              <w:rPr>
                <w:color w:val="000000"/>
                <w:sz w:val="18"/>
                <w:szCs w:val="18"/>
              </w:rPr>
            </w:pPr>
            <w:r w:rsidRPr="000D1DC4">
              <w:rPr>
                <w:color w:val="000000"/>
                <w:sz w:val="18"/>
                <w:szCs w:val="18"/>
              </w:rPr>
              <w:t>rh_S_front_sup_thickness</w:t>
            </w:r>
          </w:p>
        </w:tc>
        <w:tc>
          <w:tcPr>
            <w:tcW w:w="2410" w:type="dxa"/>
            <w:noWrap/>
            <w:vAlign w:val="bottom"/>
            <w:hideMark/>
          </w:tcPr>
          <w:p w14:paraId="5A09B4D0" w14:textId="475A67A2" w:rsidR="000D1DC4" w:rsidRPr="00474F98" w:rsidRDefault="000D1DC4" w:rsidP="000D1DC4">
            <w:pPr>
              <w:jc w:val="center"/>
              <w:rPr>
                <w:color w:val="000000"/>
                <w:sz w:val="18"/>
                <w:szCs w:val="18"/>
              </w:rPr>
            </w:pPr>
            <w:r w:rsidRPr="000D1DC4">
              <w:rPr>
                <w:color w:val="000000"/>
                <w:sz w:val="18"/>
                <w:szCs w:val="18"/>
              </w:rPr>
              <w:t>-0.074</w:t>
            </w:r>
          </w:p>
        </w:tc>
        <w:tc>
          <w:tcPr>
            <w:tcW w:w="2693" w:type="dxa"/>
            <w:noWrap/>
            <w:vAlign w:val="bottom"/>
            <w:hideMark/>
          </w:tcPr>
          <w:p w14:paraId="416A68F4" w14:textId="15812CF6" w:rsidR="000D1DC4" w:rsidRPr="00474F98" w:rsidRDefault="000D1DC4" w:rsidP="000D1DC4">
            <w:pPr>
              <w:jc w:val="center"/>
              <w:rPr>
                <w:color w:val="000000"/>
                <w:sz w:val="18"/>
                <w:szCs w:val="18"/>
              </w:rPr>
            </w:pPr>
            <w:r w:rsidRPr="000D1DC4">
              <w:rPr>
                <w:color w:val="000000"/>
                <w:sz w:val="18"/>
                <w:szCs w:val="18"/>
              </w:rPr>
              <w:t>0.7365</w:t>
            </w:r>
          </w:p>
        </w:tc>
      </w:tr>
      <w:tr w:rsidR="000D1DC4" w:rsidRPr="00474F98" w14:paraId="2AE39BEC" w14:textId="77777777" w:rsidTr="00541A94">
        <w:trPr>
          <w:trHeight w:val="300"/>
        </w:trPr>
        <w:tc>
          <w:tcPr>
            <w:tcW w:w="4106" w:type="dxa"/>
            <w:noWrap/>
            <w:vAlign w:val="bottom"/>
            <w:hideMark/>
          </w:tcPr>
          <w:p w14:paraId="5364DE66" w14:textId="6CE5FB96" w:rsidR="000D1DC4" w:rsidRPr="00474F98" w:rsidRDefault="000D1DC4" w:rsidP="000D1DC4">
            <w:pPr>
              <w:rPr>
                <w:color w:val="000000"/>
                <w:sz w:val="18"/>
                <w:szCs w:val="18"/>
              </w:rPr>
            </w:pPr>
            <w:r w:rsidRPr="000D1DC4">
              <w:rPr>
                <w:color w:val="000000"/>
                <w:sz w:val="18"/>
                <w:szCs w:val="18"/>
              </w:rPr>
              <w:t>rh_G&amp;S_transv_frontopol_thickness</w:t>
            </w:r>
          </w:p>
        </w:tc>
        <w:tc>
          <w:tcPr>
            <w:tcW w:w="2410" w:type="dxa"/>
            <w:noWrap/>
            <w:vAlign w:val="bottom"/>
            <w:hideMark/>
          </w:tcPr>
          <w:p w14:paraId="5FB4E165" w14:textId="46A6D5D9" w:rsidR="000D1DC4" w:rsidRPr="00474F98" w:rsidRDefault="000D1DC4" w:rsidP="000D1DC4">
            <w:pPr>
              <w:jc w:val="center"/>
              <w:rPr>
                <w:color w:val="000000"/>
                <w:sz w:val="18"/>
                <w:szCs w:val="18"/>
              </w:rPr>
            </w:pPr>
            <w:r w:rsidRPr="000D1DC4">
              <w:rPr>
                <w:color w:val="000000"/>
                <w:sz w:val="18"/>
                <w:szCs w:val="18"/>
              </w:rPr>
              <w:t>0.017</w:t>
            </w:r>
          </w:p>
        </w:tc>
        <w:tc>
          <w:tcPr>
            <w:tcW w:w="2693" w:type="dxa"/>
            <w:noWrap/>
            <w:vAlign w:val="bottom"/>
            <w:hideMark/>
          </w:tcPr>
          <w:p w14:paraId="3937C093" w14:textId="4632D6E3" w:rsidR="000D1DC4" w:rsidRPr="00474F98" w:rsidRDefault="000D1DC4" w:rsidP="000D1DC4">
            <w:pPr>
              <w:jc w:val="center"/>
              <w:rPr>
                <w:color w:val="000000"/>
                <w:sz w:val="18"/>
                <w:szCs w:val="18"/>
              </w:rPr>
            </w:pPr>
            <w:r w:rsidRPr="000D1DC4">
              <w:rPr>
                <w:color w:val="000000"/>
                <w:sz w:val="18"/>
                <w:szCs w:val="18"/>
              </w:rPr>
              <w:t>0.9402</w:t>
            </w:r>
          </w:p>
        </w:tc>
      </w:tr>
      <w:tr w:rsidR="000D1DC4" w:rsidRPr="00474F98" w14:paraId="7A2F2930" w14:textId="77777777" w:rsidTr="00541A94">
        <w:trPr>
          <w:trHeight w:val="300"/>
        </w:trPr>
        <w:tc>
          <w:tcPr>
            <w:tcW w:w="4106" w:type="dxa"/>
            <w:noWrap/>
            <w:vAlign w:val="bottom"/>
            <w:hideMark/>
          </w:tcPr>
          <w:p w14:paraId="78E18260" w14:textId="4287B0A7" w:rsidR="000D1DC4" w:rsidRPr="00474F98" w:rsidRDefault="000D1DC4" w:rsidP="000D1DC4">
            <w:pPr>
              <w:rPr>
                <w:color w:val="000000"/>
                <w:sz w:val="18"/>
                <w:szCs w:val="18"/>
              </w:rPr>
            </w:pPr>
            <w:r w:rsidRPr="000D1DC4">
              <w:rPr>
                <w:color w:val="000000"/>
                <w:sz w:val="18"/>
                <w:szCs w:val="18"/>
              </w:rPr>
              <w:t>3rd-Ventricle (Vol)</w:t>
            </w:r>
          </w:p>
        </w:tc>
        <w:tc>
          <w:tcPr>
            <w:tcW w:w="2410" w:type="dxa"/>
            <w:noWrap/>
            <w:vAlign w:val="bottom"/>
            <w:hideMark/>
          </w:tcPr>
          <w:p w14:paraId="7E538E50" w14:textId="4E545727" w:rsidR="000D1DC4" w:rsidRPr="00474F98" w:rsidRDefault="000D1DC4" w:rsidP="000D1DC4">
            <w:pPr>
              <w:jc w:val="center"/>
              <w:rPr>
                <w:color w:val="000000"/>
                <w:sz w:val="18"/>
                <w:szCs w:val="18"/>
              </w:rPr>
            </w:pPr>
            <w:r w:rsidRPr="000D1DC4">
              <w:rPr>
                <w:color w:val="000000"/>
                <w:sz w:val="18"/>
                <w:szCs w:val="18"/>
              </w:rPr>
              <w:t>0.016</w:t>
            </w:r>
          </w:p>
        </w:tc>
        <w:tc>
          <w:tcPr>
            <w:tcW w:w="2693" w:type="dxa"/>
            <w:noWrap/>
            <w:vAlign w:val="bottom"/>
            <w:hideMark/>
          </w:tcPr>
          <w:p w14:paraId="6687936A" w14:textId="638944FA" w:rsidR="000D1DC4" w:rsidRPr="00474F98" w:rsidRDefault="000D1DC4" w:rsidP="000D1DC4">
            <w:pPr>
              <w:jc w:val="center"/>
              <w:rPr>
                <w:color w:val="000000"/>
                <w:sz w:val="18"/>
                <w:szCs w:val="18"/>
              </w:rPr>
            </w:pPr>
            <w:r w:rsidRPr="000D1DC4">
              <w:rPr>
                <w:color w:val="000000"/>
                <w:sz w:val="18"/>
                <w:szCs w:val="18"/>
              </w:rPr>
              <w:t>0.9429</w:t>
            </w:r>
          </w:p>
        </w:tc>
      </w:tr>
      <w:tr w:rsidR="000D1DC4" w:rsidRPr="00474F98" w14:paraId="4CAD7803" w14:textId="77777777" w:rsidTr="00541A94">
        <w:trPr>
          <w:trHeight w:val="300"/>
        </w:trPr>
        <w:tc>
          <w:tcPr>
            <w:tcW w:w="4106" w:type="dxa"/>
            <w:noWrap/>
            <w:vAlign w:val="bottom"/>
            <w:hideMark/>
          </w:tcPr>
          <w:p w14:paraId="7E4C14EA" w14:textId="2FD1675A" w:rsidR="000D1DC4" w:rsidRPr="00474F98" w:rsidRDefault="000D1DC4" w:rsidP="000D1DC4">
            <w:pPr>
              <w:rPr>
                <w:color w:val="000000"/>
                <w:sz w:val="18"/>
                <w:szCs w:val="18"/>
              </w:rPr>
            </w:pPr>
            <w:r w:rsidRPr="000D1DC4">
              <w:rPr>
                <w:color w:val="000000"/>
                <w:sz w:val="18"/>
                <w:szCs w:val="18"/>
              </w:rPr>
              <w:t>rh_G_front_inf-Opercular_thickness</w:t>
            </w:r>
          </w:p>
        </w:tc>
        <w:tc>
          <w:tcPr>
            <w:tcW w:w="2410" w:type="dxa"/>
            <w:noWrap/>
            <w:vAlign w:val="bottom"/>
            <w:hideMark/>
          </w:tcPr>
          <w:p w14:paraId="47CB4639" w14:textId="55BB46AE" w:rsidR="000D1DC4" w:rsidRPr="00474F98" w:rsidRDefault="000D1DC4" w:rsidP="000D1DC4">
            <w:pPr>
              <w:jc w:val="center"/>
              <w:rPr>
                <w:color w:val="000000"/>
                <w:sz w:val="18"/>
                <w:szCs w:val="18"/>
              </w:rPr>
            </w:pPr>
            <w:r w:rsidRPr="000D1DC4">
              <w:rPr>
                <w:color w:val="000000"/>
                <w:sz w:val="18"/>
                <w:szCs w:val="18"/>
              </w:rPr>
              <w:t>-0.015</w:t>
            </w:r>
          </w:p>
        </w:tc>
        <w:tc>
          <w:tcPr>
            <w:tcW w:w="2693" w:type="dxa"/>
            <w:noWrap/>
            <w:vAlign w:val="bottom"/>
            <w:hideMark/>
          </w:tcPr>
          <w:p w14:paraId="5C51E43A" w14:textId="0C6C2FA6" w:rsidR="000D1DC4" w:rsidRPr="00474F98" w:rsidRDefault="000D1DC4" w:rsidP="000D1DC4">
            <w:pPr>
              <w:jc w:val="center"/>
              <w:rPr>
                <w:color w:val="000000"/>
                <w:sz w:val="18"/>
                <w:szCs w:val="18"/>
              </w:rPr>
            </w:pPr>
            <w:r w:rsidRPr="000D1DC4">
              <w:rPr>
                <w:color w:val="000000"/>
                <w:sz w:val="18"/>
                <w:szCs w:val="18"/>
              </w:rPr>
              <w:t>0.9446</w:t>
            </w:r>
          </w:p>
        </w:tc>
      </w:tr>
      <w:tr w:rsidR="000D1DC4" w:rsidRPr="00474F98" w14:paraId="51285E89" w14:textId="77777777" w:rsidTr="00541A94">
        <w:trPr>
          <w:trHeight w:val="300"/>
        </w:trPr>
        <w:tc>
          <w:tcPr>
            <w:tcW w:w="4106" w:type="dxa"/>
            <w:noWrap/>
            <w:vAlign w:val="bottom"/>
            <w:hideMark/>
          </w:tcPr>
          <w:p w14:paraId="35E1D6FE" w14:textId="3B8C40BC" w:rsidR="000D1DC4" w:rsidRPr="00474F98" w:rsidRDefault="000D1DC4" w:rsidP="000D1DC4">
            <w:pPr>
              <w:rPr>
                <w:color w:val="000000"/>
                <w:sz w:val="18"/>
                <w:szCs w:val="18"/>
              </w:rPr>
            </w:pPr>
            <w:r w:rsidRPr="000D1DC4">
              <w:rPr>
                <w:color w:val="000000"/>
                <w:sz w:val="18"/>
                <w:szCs w:val="18"/>
              </w:rPr>
              <w:t>rh_Pole_temporal_thickness</w:t>
            </w:r>
          </w:p>
        </w:tc>
        <w:tc>
          <w:tcPr>
            <w:tcW w:w="2410" w:type="dxa"/>
            <w:noWrap/>
            <w:vAlign w:val="bottom"/>
            <w:hideMark/>
          </w:tcPr>
          <w:p w14:paraId="3401A830" w14:textId="1C106054" w:rsidR="000D1DC4" w:rsidRPr="00474F98" w:rsidRDefault="000D1DC4" w:rsidP="000D1DC4">
            <w:pPr>
              <w:jc w:val="center"/>
              <w:rPr>
                <w:color w:val="000000"/>
                <w:sz w:val="18"/>
                <w:szCs w:val="18"/>
              </w:rPr>
            </w:pPr>
            <w:r w:rsidRPr="000D1DC4">
              <w:rPr>
                <w:color w:val="000000"/>
                <w:sz w:val="18"/>
                <w:szCs w:val="18"/>
              </w:rPr>
              <w:t>0.015</w:t>
            </w:r>
          </w:p>
        </w:tc>
        <w:tc>
          <w:tcPr>
            <w:tcW w:w="2693" w:type="dxa"/>
            <w:noWrap/>
            <w:vAlign w:val="bottom"/>
            <w:hideMark/>
          </w:tcPr>
          <w:p w14:paraId="3E9E1214" w14:textId="77663F3D" w:rsidR="000D1DC4" w:rsidRPr="00474F98" w:rsidRDefault="000D1DC4" w:rsidP="000D1DC4">
            <w:pPr>
              <w:jc w:val="center"/>
              <w:rPr>
                <w:color w:val="000000"/>
                <w:sz w:val="18"/>
                <w:szCs w:val="18"/>
              </w:rPr>
            </w:pPr>
            <w:r w:rsidRPr="000D1DC4">
              <w:rPr>
                <w:color w:val="000000"/>
                <w:sz w:val="18"/>
                <w:szCs w:val="18"/>
              </w:rPr>
              <w:t>0.9464</w:t>
            </w:r>
          </w:p>
        </w:tc>
      </w:tr>
      <w:tr w:rsidR="000D1DC4" w:rsidRPr="00474F98" w14:paraId="06B9C33C" w14:textId="77777777" w:rsidTr="00541A94">
        <w:trPr>
          <w:trHeight w:val="300"/>
        </w:trPr>
        <w:tc>
          <w:tcPr>
            <w:tcW w:w="4106" w:type="dxa"/>
            <w:noWrap/>
            <w:vAlign w:val="bottom"/>
            <w:hideMark/>
          </w:tcPr>
          <w:p w14:paraId="14BF7C5F" w14:textId="7856ABCF" w:rsidR="000D1DC4" w:rsidRPr="00474F98" w:rsidRDefault="000D1DC4" w:rsidP="000D1DC4">
            <w:pPr>
              <w:rPr>
                <w:color w:val="000000"/>
                <w:sz w:val="18"/>
                <w:szCs w:val="18"/>
              </w:rPr>
            </w:pPr>
            <w:r w:rsidRPr="000D1DC4">
              <w:rPr>
                <w:color w:val="000000"/>
                <w:sz w:val="18"/>
                <w:szCs w:val="18"/>
              </w:rPr>
              <w:t>Left-Pallidum (Vol)</w:t>
            </w:r>
          </w:p>
        </w:tc>
        <w:tc>
          <w:tcPr>
            <w:tcW w:w="2410" w:type="dxa"/>
            <w:noWrap/>
            <w:vAlign w:val="bottom"/>
            <w:hideMark/>
          </w:tcPr>
          <w:p w14:paraId="111310BF" w14:textId="0CFB996F" w:rsidR="000D1DC4" w:rsidRPr="00474F98" w:rsidRDefault="000D1DC4" w:rsidP="000D1DC4">
            <w:pPr>
              <w:jc w:val="center"/>
              <w:rPr>
                <w:color w:val="000000"/>
                <w:sz w:val="18"/>
                <w:szCs w:val="18"/>
              </w:rPr>
            </w:pPr>
            <w:r w:rsidRPr="000D1DC4">
              <w:rPr>
                <w:color w:val="000000"/>
                <w:sz w:val="18"/>
                <w:szCs w:val="18"/>
              </w:rPr>
              <w:t>0.01</w:t>
            </w:r>
          </w:p>
        </w:tc>
        <w:tc>
          <w:tcPr>
            <w:tcW w:w="2693" w:type="dxa"/>
            <w:noWrap/>
            <w:vAlign w:val="bottom"/>
            <w:hideMark/>
          </w:tcPr>
          <w:p w14:paraId="237626C3" w14:textId="68F160A2" w:rsidR="000D1DC4" w:rsidRPr="00474F98" w:rsidRDefault="000D1DC4" w:rsidP="000D1DC4">
            <w:pPr>
              <w:jc w:val="center"/>
              <w:rPr>
                <w:color w:val="000000"/>
                <w:sz w:val="18"/>
                <w:szCs w:val="18"/>
              </w:rPr>
            </w:pPr>
            <w:r w:rsidRPr="000D1DC4">
              <w:rPr>
                <w:color w:val="000000"/>
                <w:sz w:val="18"/>
                <w:szCs w:val="18"/>
              </w:rPr>
              <w:t>0.9625</w:t>
            </w:r>
          </w:p>
        </w:tc>
      </w:tr>
      <w:tr w:rsidR="000D1DC4" w:rsidRPr="00474F98" w14:paraId="77501EBC" w14:textId="77777777" w:rsidTr="00541A94">
        <w:trPr>
          <w:trHeight w:val="300"/>
        </w:trPr>
        <w:tc>
          <w:tcPr>
            <w:tcW w:w="4106" w:type="dxa"/>
            <w:noWrap/>
            <w:vAlign w:val="bottom"/>
            <w:hideMark/>
          </w:tcPr>
          <w:p w14:paraId="1F8397B6" w14:textId="363DDBA7" w:rsidR="000D1DC4" w:rsidRPr="00474F98" w:rsidRDefault="000D1DC4" w:rsidP="000D1DC4">
            <w:pPr>
              <w:rPr>
                <w:color w:val="000000"/>
                <w:sz w:val="18"/>
                <w:szCs w:val="18"/>
              </w:rPr>
            </w:pPr>
            <w:r w:rsidRPr="000D1DC4">
              <w:rPr>
                <w:color w:val="000000"/>
                <w:sz w:val="18"/>
                <w:szCs w:val="18"/>
              </w:rPr>
              <w:t>rh_S_temporal_transverse_thickness</w:t>
            </w:r>
          </w:p>
        </w:tc>
        <w:tc>
          <w:tcPr>
            <w:tcW w:w="2410" w:type="dxa"/>
            <w:noWrap/>
            <w:vAlign w:val="bottom"/>
            <w:hideMark/>
          </w:tcPr>
          <w:p w14:paraId="165FDC77" w14:textId="3A4C2377" w:rsidR="000D1DC4" w:rsidRPr="00474F98" w:rsidRDefault="000D1DC4" w:rsidP="000D1DC4">
            <w:pPr>
              <w:jc w:val="center"/>
              <w:rPr>
                <w:color w:val="000000"/>
                <w:sz w:val="18"/>
                <w:szCs w:val="18"/>
              </w:rPr>
            </w:pPr>
            <w:r w:rsidRPr="000D1DC4">
              <w:rPr>
                <w:color w:val="000000"/>
                <w:sz w:val="18"/>
                <w:szCs w:val="18"/>
              </w:rPr>
              <w:t>-0.01</w:t>
            </w:r>
          </w:p>
        </w:tc>
        <w:tc>
          <w:tcPr>
            <w:tcW w:w="2693" w:type="dxa"/>
            <w:noWrap/>
            <w:vAlign w:val="bottom"/>
            <w:hideMark/>
          </w:tcPr>
          <w:p w14:paraId="76996F4F" w14:textId="191BB140" w:rsidR="000D1DC4" w:rsidRPr="00474F98" w:rsidRDefault="000D1DC4" w:rsidP="000D1DC4">
            <w:pPr>
              <w:jc w:val="center"/>
              <w:rPr>
                <w:color w:val="000000"/>
                <w:sz w:val="18"/>
                <w:szCs w:val="18"/>
              </w:rPr>
            </w:pPr>
            <w:r w:rsidRPr="000D1DC4">
              <w:rPr>
                <w:color w:val="000000"/>
                <w:sz w:val="18"/>
                <w:szCs w:val="18"/>
              </w:rPr>
              <w:t>0.9643</w:t>
            </w:r>
          </w:p>
        </w:tc>
      </w:tr>
    </w:tbl>
    <w:p w14:paraId="22E9FD72" w14:textId="77777777" w:rsidR="00474F98" w:rsidRDefault="00474F98" w:rsidP="00E461A9">
      <w:pPr>
        <w:rPr>
          <w:color w:val="000000"/>
          <w:sz w:val="18"/>
          <w:szCs w:val="18"/>
        </w:rPr>
      </w:pPr>
    </w:p>
    <w:p w14:paraId="11F740DB" w14:textId="2AF0F6C9" w:rsidR="000D1DC4" w:rsidRDefault="000D1DC4" w:rsidP="000D1DC4">
      <w:pPr>
        <w:pStyle w:val="berschrift4"/>
      </w:pPr>
      <w:r>
        <w:t xml:space="preserve">S6: Spatial extent pain </w:t>
      </w:r>
    </w:p>
    <w:tbl>
      <w:tblPr>
        <w:tblStyle w:val="Tabellenraster"/>
        <w:tblW w:w="9209" w:type="dxa"/>
        <w:tblLook w:val="04A0" w:firstRow="1" w:lastRow="0" w:firstColumn="1" w:lastColumn="0" w:noHBand="0" w:noVBand="1"/>
      </w:tblPr>
      <w:tblGrid>
        <w:gridCol w:w="4106"/>
        <w:gridCol w:w="2410"/>
        <w:gridCol w:w="2693"/>
      </w:tblGrid>
      <w:tr w:rsidR="00F94C82" w:rsidRPr="00474F98" w14:paraId="7D50B1FA" w14:textId="77777777" w:rsidTr="00541A94">
        <w:trPr>
          <w:trHeight w:val="300"/>
        </w:trPr>
        <w:tc>
          <w:tcPr>
            <w:tcW w:w="4106" w:type="dxa"/>
            <w:noWrap/>
            <w:hideMark/>
          </w:tcPr>
          <w:p w14:paraId="4E14C457" w14:textId="77777777" w:rsidR="00F94C82" w:rsidRPr="00474F98" w:rsidRDefault="00F94C82" w:rsidP="00541A94">
            <w:pPr>
              <w:spacing w:line="240" w:lineRule="auto"/>
              <w:jc w:val="center"/>
              <w:rPr>
                <w:b/>
                <w:bCs/>
                <w:sz w:val="18"/>
                <w:szCs w:val="18"/>
                <w:lang w:val="de-CH"/>
              </w:rPr>
            </w:pPr>
            <w:r>
              <w:rPr>
                <w:b/>
                <w:bCs/>
                <w:sz w:val="18"/>
                <w:szCs w:val="18"/>
                <w:lang w:val="de-CH"/>
              </w:rPr>
              <w:t>Brain features</w:t>
            </w:r>
          </w:p>
        </w:tc>
        <w:tc>
          <w:tcPr>
            <w:tcW w:w="2410" w:type="dxa"/>
            <w:noWrap/>
            <w:hideMark/>
          </w:tcPr>
          <w:p w14:paraId="0DBD1DE4" w14:textId="77777777" w:rsidR="00F94C82" w:rsidRPr="00474F98" w:rsidRDefault="00F94C82" w:rsidP="00541A94">
            <w:pPr>
              <w:spacing w:line="240" w:lineRule="auto"/>
              <w:jc w:val="center"/>
              <w:rPr>
                <w:b/>
                <w:bCs/>
                <w:sz w:val="18"/>
                <w:szCs w:val="18"/>
                <w:lang w:val="de-CH"/>
              </w:rPr>
            </w:pPr>
            <w:r w:rsidRPr="00474F98">
              <w:rPr>
                <w:b/>
                <w:bCs/>
                <w:sz w:val="18"/>
                <w:szCs w:val="18"/>
                <w:lang w:val="de-CH"/>
              </w:rPr>
              <w:t>Spearman ρ</w:t>
            </w:r>
          </w:p>
        </w:tc>
        <w:tc>
          <w:tcPr>
            <w:tcW w:w="2693" w:type="dxa"/>
            <w:noWrap/>
            <w:hideMark/>
          </w:tcPr>
          <w:p w14:paraId="2B3076F7" w14:textId="77777777" w:rsidR="00F94C82" w:rsidRPr="00474F98" w:rsidRDefault="00F94C82" w:rsidP="00541A94">
            <w:pPr>
              <w:spacing w:line="240" w:lineRule="auto"/>
              <w:jc w:val="center"/>
              <w:rPr>
                <w:b/>
                <w:bCs/>
                <w:sz w:val="18"/>
                <w:szCs w:val="18"/>
                <w:lang w:val="de-CH"/>
              </w:rPr>
            </w:pPr>
            <w:r w:rsidRPr="00474F98">
              <w:rPr>
                <w:b/>
                <w:bCs/>
                <w:sz w:val="18"/>
                <w:szCs w:val="18"/>
                <w:lang w:val="de-CH"/>
              </w:rPr>
              <w:t>p-value</w:t>
            </w:r>
          </w:p>
        </w:tc>
      </w:tr>
      <w:tr w:rsidR="00F94C82" w:rsidRPr="00474F98" w14:paraId="05897FAA" w14:textId="77777777" w:rsidTr="00F94C82">
        <w:trPr>
          <w:trHeight w:val="300"/>
        </w:trPr>
        <w:tc>
          <w:tcPr>
            <w:tcW w:w="4106" w:type="dxa"/>
            <w:noWrap/>
            <w:vAlign w:val="center"/>
            <w:hideMark/>
          </w:tcPr>
          <w:p w14:paraId="1BC8B244" w14:textId="1493B5AC" w:rsidR="00F94C82" w:rsidRPr="00474F98" w:rsidRDefault="00F94C82" w:rsidP="00F94C82">
            <w:pPr>
              <w:spacing w:line="240" w:lineRule="auto"/>
              <w:jc w:val="left"/>
              <w:rPr>
                <w:sz w:val="18"/>
                <w:szCs w:val="18"/>
                <w:lang w:val="de-CH"/>
              </w:rPr>
            </w:pPr>
            <w:r w:rsidRPr="00F94C82">
              <w:rPr>
                <w:color w:val="000000"/>
                <w:sz w:val="18"/>
                <w:szCs w:val="18"/>
              </w:rPr>
              <w:t>rh_S_front_sup_thickness</w:t>
            </w:r>
          </w:p>
        </w:tc>
        <w:tc>
          <w:tcPr>
            <w:tcW w:w="2410" w:type="dxa"/>
            <w:noWrap/>
            <w:vAlign w:val="bottom"/>
            <w:hideMark/>
          </w:tcPr>
          <w:p w14:paraId="7D6BAA80" w14:textId="6DA4C212" w:rsidR="00F94C82" w:rsidRPr="00474F98" w:rsidRDefault="00F94C82" w:rsidP="00F94C82">
            <w:pPr>
              <w:spacing w:line="240" w:lineRule="auto"/>
              <w:jc w:val="center"/>
              <w:rPr>
                <w:sz w:val="18"/>
                <w:szCs w:val="18"/>
                <w:lang w:val="de-CH"/>
              </w:rPr>
            </w:pPr>
            <w:r w:rsidRPr="00F94C82">
              <w:rPr>
                <w:color w:val="000000"/>
                <w:sz w:val="18"/>
                <w:szCs w:val="18"/>
              </w:rPr>
              <w:t>-0.466</w:t>
            </w:r>
          </w:p>
        </w:tc>
        <w:tc>
          <w:tcPr>
            <w:tcW w:w="2693" w:type="dxa"/>
            <w:noWrap/>
            <w:vAlign w:val="bottom"/>
            <w:hideMark/>
          </w:tcPr>
          <w:p w14:paraId="2678DB80" w14:textId="3AFF27C9" w:rsidR="00F94C82" w:rsidRPr="00474F98" w:rsidRDefault="00F94C82" w:rsidP="00F94C82">
            <w:pPr>
              <w:spacing w:line="240" w:lineRule="auto"/>
              <w:jc w:val="center"/>
              <w:rPr>
                <w:sz w:val="18"/>
                <w:szCs w:val="18"/>
                <w:lang w:val="de-CH"/>
              </w:rPr>
            </w:pPr>
            <w:r w:rsidRPr="00F94C82">
              <w:rPr>
                <w:color w:val="000000"/>
                <w:sz w:val="18"/>
                <w:szCs w:val="18"/>
              </w:rPr>
              <w:t>0.0383</w:t>
            </w:r>
          </w:p>
        </w:tc>
      </w:tr>
      <w:tr w:rsidR="00F94C82" w:rsidRPr="00474F98" w14:paraId="11630520" w14:textId="77777777" w:rsidTr="00F94C82">
        <w:trPr>
          <w:trHeight w:val="300"/>
        </w:trPr>
        <w:tc>
          <w:tcPr>
            <w:tcW w:w="4106" w:type="dxa"/>
            <w:noWrap/>
            <w:vAlign w:val="center"/>
            <w:hideMark/>
          </w:tcPr>
          <w:p w14:paraId="06F35F26" w14:textId="267B17EE" w:rsidR="00F94C82" w:rsidRPr="00474F98" w:rsidRDefault="00F94C82" w:rsidP="00F94C82">
            <w:pPr>
              <w:jc w:val="left"/>
              <w:rPr>
                <w:color w:val="000000"/>
                <w:sz w:val="18"/>
                <w:szCs w:val="18"/>
              </w:rPr>
            </w:pPr>
            <w:r w:rsidRPr="00F94C82">
              <w:rPr>
                <w:color w:val="000000"/>
                <w:sz w:val="18"/>
                <w:szCs w:val="18"/>
              </w:rPr>
              <w:t>Right-vessel (Vol)</w:t>
            </w:r>
          </w:p>
        </w:tc>
        <w:tc>
          <w:tcPr>
            <w:tcW w:w="2410" w:type="dxa"/>
            <w:noWrap/>
            <w:vAlign w:val="bottom"/>
            <w:hideMark/>
          </w:tcPr>
          <w:p w14:paraId="4195E5BC" w14:textId="6DBCCC7B" w:rsidR="00F94C82" w:rsidRPr="00474F98" w:rsidRDefault="00F94C82" w:rsidP="00F94C82">
            <w:pPr>
              <w:jc w:val="center"/>
              <w:rPr>
                <w:color w:val="000000"/>
                <w:sz w:val="18"/>
                <w:szCs w:val="18"/>
              </w:rPr>
            </w:pPr>
            <w:r w:rsidRPr="00F94C82">
              <w:rPr>
                <w:color w:val="000000"/>
                <w:sz w:val="18"/>
                <w:szCs w:val="18"/>
              </w:rPr>
              <w:t>0.355</w:t>
            </w:r>
          </w:p>
        </w:tc>
        <w:tc>
          <w:tcPr>
            <w:tcW w:w="2693" w:type="dxa"/>
            <w:noWrap/>
            <w:vAlign w:val="bottom"/>
            <w:hideMark/>
          </w:tcPr>
          <w:p w14:paraId="2E9B283A" w14:textId="5CCC3A68" w:rsidR="00F94C82" w:rsidRPr="00474F98" w:rsidRDefault="00F94C82" w:rsidP="00F94C82">
            <w:pPr>
              <w:jc w:val="center"/>
              <w:rPr>
                <w:color w:val="000000"/>
                <w:sz w:val="18"/>
                <w:szCs w:val="18"/>
              </w:rPr>
            </w:pPr>
            <w:r w:rsidRPr="00F94C82">
              <w:rPr>
                <w:color w:val="000000"/>
                <w:sz w:val="18"/>
                <w:szCs w:val="18"/>
              </w:rPr>
              <w:t>0.1247</w:t>
            </w:r>
          </w:p>
        </w:tc>
      </w:tr>
      <w:tr w:rsidR="00F94C82" w:rsidRPr="00474F98" w14:paraId="14D7B207" w14:textId="77777777" w:rsidTr="00F94C82">
        <w:trPr>
          <w:trHeight w:val="300"/>
        </w:trPr>
        <w:tc>
          <w:tcPr>
            <w:tcW w:w="4106" w:type="dxa"/>
            <w:noWrap/>
            <w:vAlign w:val="center"/>
            <w:hideMark/>
          </w:tcPr>
          <w:p w14:paraId="1EC85E1D" w14:textId="18BF242D" w:rsidR="00F94C82" w:rsidRPr="00474F98" w:rsidRDefault="00F94C82" w:rsidP="00F94C82">
            <w:pPr>
              <w:jc w:val="left"/>
              <w:rPr>
                <w:color w:val="000000"/>
                <w:sz w:val="18"/>
                <w:szCs w:val="18"/>
              </w:rPr>
            </w:pPr>
            <w:r w:rsidRPr="00F94C82">
              <w:rPr>
                <w:color w:val="000000"/>
                <w:sz w:val="18"/>
                <w:szCs w:val="18"/>
              </w:rPr>
              <w:t>rh_S_oc_middle&amp;Lunatus_thickness</w:t>
            </w:r>
          </w:p>
        </w:tc>
        <w:tc>
          <w:tcPr>
            <w:tcW w:w="2410" w:type="dxa"/>
            <w:noWrap/>
            <w:vAlign w:val="bottom"/>
            <w:hideMark/>
          </w:tcPr>
          <w:p w14:paraId="07CF4EF0" w14:textId="3ACF4B27" w:rsidR="00F94C82" w:rsidRPr="00474F98" w:rsidRDefault="00F94C82" w:rsidP="00F94C82">
            <w:pPr>
              <w:jc w:val="center"/>
              <w:rPr>
                <w:color w:val="000000"/>
                <w:sz w:val="18"/>
                <w:szCs w:val="18"/>
              </w:rPr>
            </w:pPr>
            <w:r w:rsidRPr="00F94C82">
              <w:rPr>
                <w:color w:val="000000"/>
                <w:sz w:val="18"/>
                <w:szCs w:val="18"/>
              </w:rPr>
              <w:t>0.333</w:t>
            </w:r>
          </w:p>
        </w:tc>
        <w:tc>
          <w:tcPr>
            <w:tcW w:w="2693" w:type="dxa"/>
            <w:noWrap/>
            <w:vAlign w:val="bottom"/>
            <w:hideMark/>
          </w:tcPr>
          <w:p w14:paraId="3713FCD8" w14:textId="6444E14F" w:rsidR="00F94C82" w:rsidRPr="00474F98" w:rsidRDefault="00F94C82" w:rsidP="00F94C82">
            <w:pPr>
              <w:jc w:val="center"/>
              <w:rPr>
                <w:color w:val="000000"/>
                <w:sz w:val="18"/>
                <w:szCs w:val="18"/>
              </w:rPr>
            </w:pPr>
            <w:r w:rsidRPr="00F94C82">
              <w:rPr>
                <w:color w:val="000000"/>
                <w:sz w:val="18"/>
                <w:szCs w:val="18"/>
              </w:rPr>
              <w:t>0.1519</w:t>
            </w:r>
          </w:p>
        </w:tc>
      </w:tr>
      <w:tr w:rsidR="00F94C82" w:rsidRPr="00474F98" w14:paraId="3C8A1629" w14:textId="77777777" w:rsidTr="00F94C82">
        <w:trPr>
          <w:trHeight w:val="300"/>
        </w:trPr>
        <w:tc>
          <w:tcPr>
            <w:tcW w:w="4106" w:type="dxa"/>
            <w:noWrap/>
            <w:vAlign w:val="center"/>
            <w:hideMark/>
          </w:tcPr>
          <w:p w14:paraId="31D57BEE" w14:textId="13EBF075" w:rsidR="00F94C82" w:rsidRPr="00474F98" w:rsidRDefault="00F94C82" w:rsidP="00F94C82">
            <w:pPr>
              <w:jc w:val="left"/>
              <w:rPr>
                <w:color w:val="000000"/>
                <w:sz w:val="18"/>
                <w:szCs w:val="18"/>
              </w:rPr>
            </w:pPr>
            <w:r w:rsidRPr="00F94C82">
              <w:rPr>
                <w:color w:val="000000"/>
                <w:sz w:val="18"/>
                <w:szCs w:val="18"/>
              </w:rPr>
              <w:t>rh_S_oc-temp_med&amp;Lingual_thickness</w:t>
            </w:r>
          </w:p>
        </w:tc>
        <w:tc>
          <w:tcPr>
            <w:tcW w:w="2410" w:type="dxa"/>
            <w:noWrap/>
            <w:vAlign w:val="bottom"/>
            <w:hideMark/>
          </w:tcPr>
          <w:p w14:paraId="66001494" w14:textId="5916EE8F" w:rsidR="00F94C82" w:rsidRPr="00474F98" w:rsidRDefault="00F94C82" w:rsidP="00F94C82">
            <w:pPr>
              <w:jc w:val="center"/>
              <w:rPr>
                <w:color w:val="000000"/>
                <w:sz w:val="18"/>
                <w:szCs w:val="18"/>
              </w:rPr>
            </w:pPr>
            <w:r w:rsidRPr="00F94C82">
              <w:rPr>
                <w:color w:val="000000"/>
                <w:sz w:val="18"/>
                <w:szCs w:val="18"/>
              </w:rPr>
              <w:t>0.312</w:t>
            </w:r>
          </w:p>
        </w:tc>
        <w:tc>
          <w:tcPr>
            <w:tcW w:w="2693" w:type="dxa"/>
            <w:noWrap/>
            <w:vAlign w:val="bottom"/>
            <w:hideMark/>
          </w:tcPr>
          <w:p w14:paraId="2C2257AB" w14:textId="7FD44092" w:rsidR="00F94C82" w:rsidRPr="00474F98" w:rsidRDefault="00F94C82" w:rsidP="00F94C82">
            <w:pPr>
              <w:jc w:val="center"/>
              <w:rPr>
                <w:color w:val="000000"/>
                <w:sz w:val="18"/>
                <w:szCs w:val="18"/>
              </w:rPr>
            </w:pPr>
            <w:r w:rsidRPr="00F94C82">
              <w:rPr>
                <w:color w:val="000000"/>
                <w:sz w:val="18"/>
                <w:szCs w:val="18"/>
              </w:rPr>
              <w:t>0.1812</w:t>
            </w:r>
          </w:p>
        </w:tc>
      </w:tr>
      <w:tr w:rsidR="00F94C82" w:rsidRPr="00474F98" w14:paraId="2F4BDB70" w14:textId="77777777" w:rsidTr="00F94C82">
        <w:trPr>
          <w:trHeight w:val="300"/>
        </w:trPr>
        <w:tc>
          <w:tcPr>
            <w:tcW w:w="4106" w:type="dxa"/>
            <w:noWrap/>
            <w:vAlign w:val="center"/>
            <w:hideMark/>
          </w:tcPr>
          <w:p w14:paraId="1880F0F9" w14:textId="71B57FCE" w:rsidR="00F94C82" w:rsidRPr="00474F98" w:rsidRDefault="00F94C82" w:rsidP="00F94C82">
            <w:pPr>
              <w:jc w:val="left"/>
              <w:rPr>
                <w:color w:val="000000"/>
                <w:sz w:val="18"/>
                <w:szCs w:val="18"/>
              </w:rPr>
            </w:pPr>
            <w:r w:rsidRPr="00F94C82">
              <w:rPr>
                <w:color w:val="000000"/>
                <w:sz w:val="18"/>
                <w:szCs w:val="18"/>
              </w:rPr>
              <w:t>rh_S_intrapariet&amp;P_trans_thickness</w:t>
            </w:r>
          </w:p>
        </w:tc>
        <w:tc>
          <w:tcPr>
            <w:tcW w:w="2410" w:type="dxa"/>
            <w:noWrap/>
            <w:vAlign w:val="bottom"/>
            <w:hideMark/>
          </w:tcPr>
          <w:p w14:paraId="25A93E46" w14:textId="05675F48" w:rsidR="00F94C82" w:rsidRPr="00474F98" w:rsidRDefault="00F94C82" w:rsidP="00F94C82">
            <w:pPr>
              <w:jc w:val="center"/>
              <w:rPr>
                <w:color w:val="000000"/>
                <w:sz w:val="18"/>
                <w:szCs w:val="18"/>
              </w:rPr>
            </w:pPr>
            <w:r w:rsidRPr="00F94C82">
              <w:rPr>
                <w:color w:val="000000"/>
                <w:sz w:val="18"/>
                <w:szCs w:val="18"/>
              </w:rPr>
              <w:t>0.312</w:t>
            </w:r>
          </w:p>
        </w:tc>
        <w:tc>
          <w:tcPr>
            <w:tcW w:w="2693" w:type="dxa"/>
            <w:noWrap/>
            <w:vAlign w:val="bottom"/>
            <w:hideMark/>
          </w:tcPr>
          <w:p w14:paraId="68C6D7A6" w14:textId="5F8538A7" w:rsidR="00F94C82" w:rsidRPr="00474F98" w:rsidRDefault="00F94C82" w:rsidP="00F94C82">
            <w:pPr>
              <w:jc w:val="center"/>
              <w:rPr>
                <w:color w:val="000000"/>
                <w:sz w:val="18"/>
                <w:szCs w:val="18"/>
              </w:rPr>
            </w:pPr>
            <w:r w:rsidRPr="00F94C82">
              <w:rPr>
                <w:color w:val="000000"/>
                <w:sz w:val="18"/>
                <w:szCs w:val="18"/>
              </w:rPr>
              <w:t>0.1812</w:t>
            </w:r>
          </w:p>
        </w:tc>
      </w:tr>
      <w:tr w:rsidR="00F94C82" w:rsidRPr="00474F98" w14:paraId="1BE5DFE7" w14:textId="77777777" w:rsidTr="00F94C82">
        <w:trPr>
          <w:trHeight w:val="300"/>
        </w:trPr>
        <w:tc>
          <w:tcPr>
            <w:tcW w:w="4106" w:type="dxa"/>
            <w:noWrap/>
            <w:vAlign w:val="center"/>
            <w:hideMark/>
          </w:tcPr>
          <w:p w14:paraId="0C2E3341" w14:textId="39A07E90" w:rsidR="00F94C82" w:rsidRPr="00474F98" w:rsidRDefault="00F94C82" w:rsidP="00F94C82">
            <w:pPr>
              <w:jc w:val="left"/>
              <w:rPr>
                <w:color w:val="000000"/>
                <w:sz w:val="18"/>
                <w:szCs w:val="18"/>
              </w:rPr>
            </w:pPr>
            <w:r w:rsidRPr="00F94C82">
              <w:rPr>
                <w:color w:val="000000"/>
                <w:sz w:val="18"/>
                <w:szCs w:val="18"/>
              </w:rPr>
              <w:t>rh_S_oc_sup&amp;transversal_thickness</w:t>
            </w:r>
          </w:p>
        </w:tc>
        <w:tc>
          <w:tcPr>
            <w:tcW w:w="2410" w:type="dxa"/>
            <w:noWrap/>
            <w:vAlign w:val="bottom"/>
            <w:hideMark/>
          </w:tcPr>
          <w:p w14:paraId="6370F6BD" w14:textId="4F5C4013" w:rsidR="00F94C82" w:rsidRPr="00474F98" w:rsidRDefault="00F94C82" w:rsidP="00F94C82">
            <w:pPr>
              <w:jc w:val="center"/>
              <w:rPr>
                <w:color w:val="000000"/>
                <w:sz w:val="18"/>
                <w:szCs w:val="18"/>
              </w:rPr>
            </w:pPr>
            <w:r w:rsidRPr="00F94C82">
              <w:rPr>
                <w:color w:val="000000"/>
                <w:sz w:val="18"/>
                <w:szCs w:val="18"/>
              </w:rPr>
              <w:t>0.305</w:t>
            </w:r>
          </w:p>
        </w:tc>
        <w:tc>
          <w:tcPr>
            <w:tcW w:w="2693" w:type="dxa"/>
            <w:noWrap/>
            <w:vAlign w:val="bottom"/>
            <w:hideMark/>
          </w:tcPr>
          <w:p w14:paraId="7FB69E5A" w14:textId="6FBD8BC5" w:rsidR="00F94C82" w:rsidRPr="00474F98" w:rsidRDefault="00F94C82" w:rsidP="00F94C82">
            <w:pPr>
              <w:jc w:val="center"/>
              <w:rPr>
                <w:color w:val="000000"/>
                <w:sz w:val="18"/>
                <w:szCs w:val="18"/>
              </w:rPr>
            </w:pPr>
            <w:r w:rsidRPr="00F94C82">
              <w:rPr>
                <w:color w:val="000000"/>
                <w:sz w:val="18"/>
                <w:szCs w:val="18"/>
              </w:rPr>
              <w:t>0.1903</w:t>
            </w:r>
          </w:p>
        </w:tc>
      </w:tr>
      <w:tr w:rsidR="00F94C82" w:rsidRPr="00474F98" w14:paraId="3F37BFEB" w14:textId="77777777" w:rsidTr="00F94C82">
        <w:trPr>
          <w:trHeight w:val="300"/>
        </w:trPr>
        <w:tc>
          <w:tcPr>
            <w:tcW w:w="4106" w:type="dxa"/>
            <w:noWrap/>
            <w:vAlign w:val="center"/>
            <w:hideMark/>
          </w:tcPr>
          <w:p w14:paraId="5CCB6879" w14:textId="275C074E" w:rsidR="00F94C82" w:rsidRPr="00474F98" w:rsidRDefault="00F94C82" w:rsidP="00F94C82">
            <w:pPr>
              <w:jc w:val="left"/>
              <w:rPr>
                <w:color w:val="000000"/>
                <w:sz w:val="18"/>
                <w:szCs w:val="18"/>
              </w:rPr>
            </w:pPr>
            <w:r w:rsidRPr="00F94C82">
              <w:rPr>
                <w:color w:val="000000"/>
                <w:sz w:val="18"/>
                <w:szCs w:val="18"/>
              </w:rPr>
              <w:t>lh_G&amp;S_paracentral_thickness</w:t>
            </w:r>
          </w:p>
        </w:tc>
        <w:tc>
          <w:tcPr>
            <w:tcW w:w="2410" w:type="dxa"/>
            <w:noWrap/>
            <w:vAlign w:val="bottom"/>
            <w:hideMark/>
          </w:tcPr>
          <w:p w14:paraId="0273D5B5" w14:textId="24DE3F73" w:rsidR="00F94C82" w:rsidRPr="00474F98" w:rsidRDefault="00F94C82" w:rsidP="00F94C82">
            <w:pPr>
              <w:jc w:val="center"/>
              <w:rPr>
                <w:color w:val="000000"/>
                <w:sz w:val="18"/>
                <w:szCs w:val="18"/>
              </w:rPr>
            </w:pPr>
            <w:r w:rsidRPr="00F94C82">
              <w:rPr>
                <w:color w:val="000000"/>
                <w:sz w:val="18"/>
                <w:szCs w:val="18"/>
              </w:rPr>
              <w:t>-0.296</w:t>
            </w:r>
          </w:p>
        </w:tc>
        <w:tc>
          <w:tcPr>
            <w:tcW w:w="2693" w:type="dxa"/>
            <w:noWrap/>
            <w:vAlign w:val="bottom"/>
            <w:hideMark/>
          </w:tcPr>
          <w:p w14:paraId="30DA3BE0" w14:textId="71A054AF" w:rsidR="00F94C82" w:rsidRPr="00474F98" w:rsidRDefault="00F94C82" w:rsidP="00F94C82">
            <w:pPr>
              <w:jc w:val="center"/>
              <w:rPr>
                <w:color w:val="000000"/>
                <w:sz w:val="18"/>
                <w:szCs w:val="18"/>
              </w:rPr>
            </w:pPr>
            <w:r w:rsidRPr="00F94C82">
              <w:rPr>
                <w:color w:val="000000"/>
                <w:sz w:val="18"/>
                <w:szCs w:val="18"/>
              </w:rPr>
              <w:t>0.2047</w:t>
            </w:r>
          </w:p>
        </w:tc>
      </w:tr>
      <w:tr w:rsidR="00F94C82" w:rsidRPr="00474F98" w14:paraId="1E167A56" w14:textId="77777777" w:rsidTr="00F94C82">
        <w:trPr>
          <w:trHeight w:val="300"/>
        </w:trPr>
        <w:tc>
          <w:tcPr>
            <w:tcW w:w="4106" w:type="dxa"/>
            <w:noWrap/>
            <w:vAlign w:val="center"/>
            <w:hideMark/>
          </w:tcPr>
          <w:p w14:paraId="58CA660C" w14:textId="096AA834" w:rsidR="00F94C82" w:rsidRPr="00474F98" w:rsidRDefault="00F94C82" w:rsidP="00F94C82">
            <w:pPr>
              <w:jc w:val="left"/>
              <w:rPr>
                <w:color w:val="000000"/>
                <w:sz w:val="18"/>
                <w:szCs w:val="18"/>
              </w:rPr>
            </w:pPr>
            <w:r w:rsidRPr="00F94C82">
              <w:rPr>
                <w:color w:val="000000"/>
                <w:sz w:val="18"/>
                <w:szCs w:val="18"/>
              </w:rPr>
              <w:t>TotalGrayVol (Vol)</w:t>
            </w:r>
          </w:p>
        </w:tc>
        <w:tc>
          <w:tcPr>
            <w:tcW w:w="2410" w:type="dxa"/>
            <w:noWrap/>
            <w:vAlign w:val="bottom"/>
            <w:hideMark/>
          </w:tcPr>
          <w:p w14:paraId="67B9C5BB" w14:textId="757707CB" w:rsidR="00F94C82" w:rsidRPr="00474F98" w:rsidRDefault="00F94C82" w:rsidP="00F94C82">
            <w:pPr>
              <w:jc w:val="center"/>
              <w:rPr>
                <w:color w:val="000000"/>
                <w:sz w:val="18"/>
                <w:szCs w:val="18"/>
              </w:rPr>
            </w:pPr>
            <w:r w:rsidRPr="00F94C82">
              <w:rPr>
                <w:color w:val="000000"/>
                <w:sz w:val="18"/>
                <w:szCs w:val="18"/>
              </w:rPr>
              <w:t>0.208</w:t>
            </w:r>
          </w:p>
        </w:tc>
        <w:tc>
          <w:tcPr>
            <w:tcW w:w="2693" w:type="dxa"/>
            <w:noWrap/>
            <w:vAlign w:val="bottom"/>
            <w:hideMark/>
          </w:tcPr>
          <w:p w14:paraId="5CE37BEF" w14:textId="3F02BF40" w:rsidR="00F94C82" w:rsidRPr="00474F98" w:rsidRDefault="00F94C82" w:rsidP="00F94C82">
            <w:pPr>
              <w:jc w:val="center"/>
              <w:rPr>
                <w:color w:val="000000"/>
                <w:sz w:val="18"/>
                <w:szCs w:val="18"/>
              </w:rPr>
            </w:pPr>
            <w:r w:rsidRPr="00F94C82">
              <w:rPr>
                <w:color w:val="000000"/>
                <w:sz w:val="18"/>
                <w:szCs w:val="18"/>
              </w:rPr>
              <w:t>0.38</w:t>
            </w:r>
          </w:p>
        </w:tc>
      </w:tr>
      <w:tr w:rsidR="00F94C82" w:rsidRPr="00474F98" w14:paraId="72D5B55E" w14:textId="77777777" w:rsidTr="00F94C82">
        <w:trPr>
          <w:trHeight w:val="300"/>
        </w:trPr>
        <w:tc>
          <w:tcPr>
            <w:tcW w:w="4106" w:type="dxa"/>
            <w:noWrap/>
            <w:vAlign w:val="center"/>
            <w:hideMark/>
          </w:tcPr>
          <w:p w14:paraId="5F5FE80B" w14:textId="4A6CEDE7" w:rsidR="00F94C82" w:rsidRPr="00474F98" w:rsidRDefault="00F94C82" w:rsidP="00F94C82">
            <w:pPr>
              <w:jc w:val="left"/>
              <w:rPr>
                <w:color w:val="000000"/>
                <w:sz w:val="18"/>
                <w:szCs w:val="18"/>
              </w:rPr>
            </w:pPr>
            <w:r w:rsidRPr="00F94C82">
              <w:rPr>
                <w:color w:val="000000"/>
                <w:sz w:val="18"/>
                <w:szCs w:val="18"/>
              </w:rPr>
              <w:t>Right-Cerebellum-Cortex (Vol)</w:t>
            </w:r>
          </w:p>
        </w:tc>
        <w:tc>
          <w:tcPr>
            <w:tcW w:w="2410" w:type="dxa"/>
            <w:noWrap/>
            <w:vAlign w:val="bottom"/>
            <w:hideMark/>
          </w:tcPr>
          <w:p w14:paraId="7D55CDAD" w14:textId="363AA102" w:rsidR="00F94C82" w:rsidRPr="00474F98" w:rsidRDefault="00F94C82" w:rsidP="00F94C82">
            <w:pPr>
              <w:jc w:val="center"/>
              <w:rPr>
                <w:color w:val="000000"/>
                <w:sz w:val="18"/>
                <w:szCs w:val="18"/>
              </w:rPr>
            </w:pPr>
            <w:r w:rsidRPr="00F94C82">
              <w:rPr>
                <w:color w:val="000000"/>
                <w:sz w:val="18"/>
                <w:szCs w:val="18"/>
              </w:rPr>
              <w:t>0.198</w:t>
            </w:r>
          </w:p>
        </w:tc>
        <w:tc>
          <w:tcPr>
            <w:tcW w:w="2693" w:type="dxa"/>
            <w:noWrap/>
            <w:vAlign w:val="bottom"/>
            <w:hideMark/>
          </w:tcPr>
          <w:p w14:paraId="5FC06453" w14:textId="5EF6FD66" w:rsidR="00F94C82" w:rsidRPr="00474F98" w:rsidRDefault="00F94C82" w:rsidP="00F94C82">
            <w:pPr>
              <w:jc w:val="center"/>
              <w:rPr>
                <w:color w:val="000000"/>
                <w:sz w:val="18"/>
                <w:szCs w:val="18"/>
              </w:rPr>
            </w:pPr>
            <w:r w:rsidRPr="00F94C82">
              <w:rPr>
                <w:color w:val="000000"/>
                <w:sz w:val="18"/>
                <w:szCs w:val="18"/>
              </w:rPr>
              <w:t>0.4015</w:t>
            </w:r>
          </w:p>
        </w:tc>
      </w:tr>
      <w:tr w:rsidR="00F94C82" w:rsidRPr="00474F98" w14:paraId="7611F830" w14:textId="77777777" w:rsidTr="00F94C82">
        <w:trPr>
          <w:trHeight w:val="300"/>
        </w:trPr>
        <w:tc>
          <w:tcPr>
            <w:tcW w:w="4106" w:type="dxa"/>
            <w:noWrap/>
            <w:vAlign w:val="center"/>
            <w:hideMark/>
          </w:tcPr>
          <w:p w14:paraId="0B9BC299" w14:textId="4D6E35C3" w:rsidR="00F94C82" w:rsidRPr="00474F98" w:rsidRDefault="00F94C82" w:rsidP="00F94C82">
            <w:pPr>
              <w:jc w:val="left"/>
              <w:rPr>
                <w:color w:val="000000"/>
                <w:sz w:val="18"/>
                <w:szCs w:val="18"/>
              </w:rPr>
            </w:pPr>
            <w:r w:rsidRPr="00F94C82">
              <w:rPr>
                <w:color w:val="000000"/>
                <w:sz w:val="18"/>
                <w:szCs w:val="18"/>
              </w:rPr>
              <w:t>lh_G&amp;S_subcentral_thickness</w:t>
            </w:r>
          </w:p>
        </w:tc>
        <w:tc>
          <w:tcPr>
            <w:tcW w:w="2410" w:type="dxa"/>
            <w:noWrap/>
            <w:vAlign w:val="bottom"/>
            <w:hideMark/>
          </w:tcPr>
          <w:p w14:paraId="71852D30" w14:textId="6CC3E05F" w:rsidR="00F94C82" w:rsidRPr="00474F98" w:rsidRDefault="00F94C82" w:rsidP="00F94C82">
            <w:pPr>
              <w:jc w:val="center"/>
              <w:rPr>
                <w:color w:val="000000"/>
                <w:sz w:val="18"/>
                <w:szCs w:val="18"/>
              </w:rPr>
            </w:pPr>
            <w:r w:rsidRPr="00F94C82">
              <w:rPr>
                <w:color w:val="000000"/>
                <w:sz w:val="18"/>
                <w:szCs w:val="18"/>
              </w:rPr>
              <w:t>0.185</w:t>
            </w:r>
          </w:p>
        </w:tc>
        <w:tc>
          <w:tcPr>
            <w:tcW w:w="2693" w:type="dxa"/>
            <w:noWrap/>
            <w:vAlign w:val="bottom"/>
            <w:hideMark/>
          </w:tcPr>
          <w:p w14:paraId="1D2380D4" w14:textId="1DD5B00C" w:rsidR="00F94C82" w:rsidRPr="00474F98" w:rsidRDefault="00F94C82" w:rsidP="00F94C82">
            <w:pPr>
              <w:jc w:val="center"/>
              <w:rPr>
                <w:color w:val="000000"/>
                <w:sz w:val="18"/>
                <w:szCs w:val="18"/>
              </w:rPr>
            </w:pPr>
            <w:r w:rsidRPr="00F94C82">
              <w:rPr>
                <w:color w:val="000000"/>
                <w:sz w:val="18"/>
                <w:szCs w:val="18"/>
              </w:rPr>
              <w:t>0.435</w:t>
            </w:r>
          </w:p>
        </w:tc>
      </w:tr>
      <w:tr w:rsidR="00F94C82" w:rsidRPr="00474F98" w14:paraId="44378217" w14:textId="77777777" w:rsidTr="00F94C82">
        <w:trPr>
          <w:trHeight w:val="300"/>
        </w:trPr>
        <w:tc>
          <w:tcPr>
            <w:tcW w:w="4106" w:type="dxa"/>
            <w:noWrap/>
            <w:vAlign w:val="center"/>
            <w:hideMark/>
          </w:tcPr>
          <w:p w14:paraId="2A6B4BF7" w14:textId="18AB77C4" w:rsidR="00F94C82" w:rsidRPr="00474F98" w:rsidRDefault="00F94C82" w:rsidP="00F94C82">
            <w:pPr>
              <w:jc w:val="left"/>
              <w:rPr>
                <w:color w:val="000000"/>
                <w:sz w:val="18"/>
                <w:szCs w:val="18"/>
              </w:rPr>
            </w:pPr>
            <w:r w:rsidRPr="00F94C82">
              <w:rPr>
                <w:color w:val="000000"/>
                <w:sz w:val="18"/>
                <w:szCs w:val="18"/>
              </w:rPr>
              <w:t>rh_S_interm_prim-Jensen_thickness</w:t>
            </w:r>
          </w:p>
        </w:tc>
        <w:tc>
          <w:tcPr>
            <w:tcW w:w="2410" w:type="dxa"/>
            <w:noWrap/>
            <w:vAlign w:val="bottom"/>
            <w:hideMark/>
          </w:tcPr>
          <w:p w14:paraId="714E063D" w14:textId="79A1DAD5" w:rsidR="00F94C82" w:rsidRPr="00474F98" w:rsidRDefault="00F94C82" w:rsidP="00F94C82">
            <w:pPr>
              <w:jc w:val="center"/>
              <w:rPr>
                <w:color w:val="000000"/>
                <w:sz w:val="18"/>
                <w:szCs w:val="18"/>
              </w:rPr>
            </w:pPr>
            <w:r w:rsidRPr="00F94C82">
              <w:rPr>
                <w:color w:val="000000"/>
                <w:sz w:val="18"/>
                <w:szCs w:val="18"/>
              </w:rPr>
              <w:t>0.164</w:t>
            </w:r>
          </w:p>
        </w:tc>
        <w:tc>
          <w:tcPr>
            <w:tcW w:w="2693" w:type="dxa"/>
            <w:noWrap/>
            <w:vAlign w:val="bottom"/>
            <w:hideMark/>
          </w:tcPr>
          <w:p w14:paraId="59524540" w14:textId="48A796F3" w:rsidR="00F94C82" w:rsidRPr="00474F98" w:rsidRDefault="00F94C82" w:rsidP="00F94C82">
            <w:pPr>
              <w:jc w:val="center"/>
              <w:rPr>
                <w:color w:val="000000"/>
                <w:sz w:val="18"/>
                <w:szCs w:val="18"/>
              </w:rPr>
            </w:pPr>
            <w:r w:rsidRPr="00F94C82">
              <w:rPr>
                <w:color w:val="000000"/>
                <w:sz w:val="18"/>
                <w:szCs w:val="18"/>
              </w:rPr>
              <w:t>0.4899</w:t>
            </w:r>
          </w:p>
        </w:tc>
      </w:tr>
      <w:tr w:rsidR="00F94C82" w:rsidRPr="00474F98" w14:paraId="1D5CC47A" w14:textId="77777777" w:rsidTr="00F94C82">
        <w:trPr>
          <w:trHeight w:val="300"/>
        </w:trPr>
        <w:tc>
          <w:tcPr>
            <w:tcW w:w="4106" w:type="dxa"/>
            <w:noWrap/>
            <w:vAlign w:val="center"/>
            <w:hideMark/>
          </w:tcPr>
          <w:p w14:paraId="20867E08" w14:textId="79FA7ABC" w:rsidR="00F94C82" w:rsidRPr="00474F98" w:rsidRDefault="00F94C82" w:rsidP="00F94C82">
            <w:pPr>
              <w:jc w:val="left"/>
              <w:rPr>
                <w:color w:val="000000"/>
                <w:sz w:val="18"/>
                <w:szCs w:val="18"/>
              </w:rPr>
            </w:pPr>
            <w:r w:rsidRPr="00F94C82">
              <w:rPr>
                <w:color w:val="000000"/>
                <w:sz w:val="18"/>
                <w:szCs w:val="18"/>
              </w:rPr>
              <w:t>rh_Pole_temporal_thickness</w:t>
            </w:r>
          </w:p>
        </w:tc>
        <w:tc>
          <w:tcPr>
            <w:tcW w:w="2410" w:type="dxa"/>
            <w:noWrap/>
            <w:vAlign w:val="bottom"/>
            <w:hideMark/>
          </w:tcPr>
          <w:p w14:paraId="629DABEE" w14:textId="49FD4CD7" w:rsidR="00F94C82" w:rsidRPr="00474F98" w:rsidRDefault="00F94C82" w:rsidP="00F94C82">
            <w:pPr>
              <w:jc w:val="center"/>
              <w:rPr>
                <w:color w:val="000000"/>
                <w:sz w:val="18"/>
                <w:szCs w:val="18"/>
              </w:rPr>
            </w:pPr>
            <w:r w:rsidRPr="00F94C82">
              <w:rPr>
                <w:color w:val="000000"/>
                <w:sz w:val="18"/>
                <w:szCs w:val="18"/>
              </w:rPr>
              <w:t>0.158</w:t>
            </w:r>
          </w:p>
        </w:tc>
        <w:tc>
          <w:tcPr>
            <w:tcW w:w="2693" w:type="dxa"/>
            <w:noWrap/>
            <w:vAlign w:val="bottom"/>
            <w:hideMark/>
          </w:tcPr>
          <w:p w14:paraId="55D9BE0C" w14:textId="78B10778" w:rsidR="00F94C82" w:rsidRPr="00474F98" w:rsidRDefault="00F94C82" w:rsidP="00F94C82">
            <w:pPr>
              <w:jc w:val="center"/>
              <w:rPr>
                <w:color w:val="000000"/>
                <w:sz w:val="18"/>
                <w:szCs w:val="18"/>
              </w:rPr>
            </w:pPr>
            <w:r w:rsidRPr="00F94C82">
              <w:rPr>
                <w:color w:val="000000"/>
                <w:sz w:val="18"/>
                <w:szCs w:val="18"/>
              </w:rPr>
              <w:t>0.5061</w:t>
            </w:r>
          </w:p>
        </w:tc>
      </w:tr>
      <w:tr w:rsidR="00F94C82" w:rsidRPr="00474F98" w14:paraId="2DB5FCE4" w14:textId="77777777" w:rsidTr="00F94C82">
        <w:trPr>
          <w:trHeight w:val="300"/>
        </w:trPr>
        <w:tc>
          <w:tcPr>
            <w:tcW w:w="4106" w:type="dxa"/>
            <w:noWrap/>
            <w:vAlign w:val="center"/>
            <w:hideMark/>
          </w:tcPr>
          <w:p w14:paraId="0AEA484D" w14:textId="3D4DEC7B" w:rsidR="00F94C82" w:rsidRPr="00474F98" w:rsidRDefault="00F94C82" w:rsidP="00F94C82">
            <w:pPr>
              <w:jc w:val="left"/>
              <w:rPr>
                <w:color w:val="000000"/>
                <w:sz w:val="18"/>
                <w:szCs w:val="18"/>
              </w:rPr>
            </w:pPr>
            <w:r w:rsidRPr="00F94C82">
              <w:rPr>
                <w:color w:val="000000"/>
                <w:sz w:val="18"/>
                <w:szCs w:val="18"/>
              </w:rPr>
              <w:t>rh_G&amp;S_transv_frontopol_thickness</w:t>
            </w:r>
          </w:p>
        </w:tc>
        <w:tc>
          <w:tcPr>
            <w:tcW w:w="2410" w:type="dxa"/>
            <w:noWrap/>
            <w:vAlign w:val="bottom"/>
            <w:hideMark/>
          </w:tcPr>
          <w:p w14:paraId="58E46C7E" w14:textId="553415E6" w:rsidR="00F94C82" w:rsidRPr="00474F98" w:rsidRDefault="00F94C82" w:rsidP="00F94C82">
            <w:pPr>
              <w:jc w:val="center"/>
              <w:rPr>
                <w:color w:val="000000"/>
                <w:sz w:val="18"/>
                <w:szCs w:val="18"/>
              </w:rPr>
            </w:pPr>
            <w:r w:rsidRPr="00F94C82">
              <w:rPr>
                <w:color w:val="000000"/>
                <w:sz w:val="18"/>
                <w:szCs w:val="18"/>
              </w:rPr>
              <w:t>-0.156</w:t>
            </w:r>
          </w:p>
        </w:tc>
        <w:tc>
          <w:tcPr>
            <w:tcW w:w="2693" w:type="dxa"/>
            <w:noWrap/>
            <w:vAlign w:val="bottom"/>
            <w:hideMark/>
          </w:tcPr>
          <w:p w14:paraId="4E22F24B" w14:textId="04FA26E7" w:rsidR="00F94C82" w:rsidRPr="00474F98" w:rsidRDefault="00F94C82" w:rsidP="00F94C82">
            <w:pPr>
              <w:jc w:val="center"/>
              <w:rPr>
                <w:color w:val="000000"/>
                <w:sz w:val="18"/>
                <w:szCs w:val="18"/>
              </w:rPr>
            </w:pPr>
            <w:r w:rsidRPr="00F94C82">
              <w:rPr>
                <w:color w:val="000000"/>
                <w:sz w:val="18"/>
                <w:szCs w:val="18"/>
              </w:rPr>
              <w:t>0.5101</w:t>
            </w:r>
          </w:p>
        </w:tc>
      </w:tr>
      <w:tr w:rsidR="00F94C82" w:rsidRPr="00474F98" w14:paraId="76EBEEFE" w14:textId="77777777" w:rsidTr="00F94C82">
        <w:trPr>
          <w:trHeight w:val="300"/>
        </w:trPr>
        <w:tc>
          <w:tcPr>
            <w:tcW w:w="4106" w:type="dxa"/>
            <w:noWrap/>
            <w:vAlign w:val="center"/>
            <w:hideMark/>
          </w:tcPr>
          <w:p w14:paraId="39B381E8" w14:textId="723B3230" w:rsidR="00F94C82" w:rsidRPr="00474F98" w:rsidRDefault="00F94C82" w:rsidP="00F94C82">
            <w:pPr>
              <w:jc w:val="left"/>
              <w:rPr>
                <w:color w:val="000000"/>
                <w:sz w:val="18"/>
                <w:szCs w:val="18"/>
              </w:rPr>
            </w:pPr>
            <w:r w:rsidRPr="00F94C82">
              <w:rPr>
                <w:color w:val="000000"/>
                <w:sz w:val="18"/>
                <w:szCs w:val="18"/>
              </w:rPr>
              <w:t>Left-Amygdala (Vol)</w:t>
            </w:r>
          </w:p>
        </w:tc>
        <w:tc>
          <w:tcPr>
            <w:tcW w:w="2410" w:type="dxa"/>
            <w:noWrap/>
            <w:vAlign w:val="bottom"/>
            <w:hideMark/>
          </w:tcPr>
          <w:p w14:paraId="368B7B45" w14:textId="215F48C3" w:rsidR="00F94C82" w:rsidRPr="00474F98" w:rsidRDefault="00F94C82" w:rsidP="00F94C82">
            <w:pPr>
              <w:jc w:val="center"/>
              <w:rPr>
                <w:color w:val="000000"/>
                <w:sz w:val="18"/>
                <w:szCs w:val="18"/>
              </w:rPr>
            </w:pPr>
            <w:r w:rsidRPr="00F94C82">
              <w:rPr>
                <w:color w:val="000000"/>
                <w:sz w:val="18"/>
                <w:szCs w:val="18"/>
              </w:rPr>
              <w:t>0.15</w:t>
            </w:r>
          </w:p>
        </w:tc>
        <w:tc>
          <w:tcPr>
            <w:tcW w:w="2693" w:type="dxa"/>
            <w:noWrap/>
            <w:vAlign w:val="bottom"/>
            <w:hideMark/>
          </w:tcPr>
          <w:p w14:paraId="2004E5AD" w14:textId="77250FA7" w:rsidR="00F94C82" w:rsidRPr="00474F98" w:rsidRDefault="00F94C82" w:rsidP="00F94C82">
            <w:pPr>
              <w:jc w:val="center"/>
              <w:rPr>
                <w:color w:val="000000"/>
                <w:sz w:val="18"/>
                <w:szCs w:val="18"/>
              </w:rPr>
            </w:pPr>
            <w:r w:rsidRPr="00F94C82">
              <w:rPr>
                <w:color w:val="000000"/>
                <w:sz w:val="18"/>
                <w:szCs w:val="18"/>
              </w:rPr>
              <w:t>0.5269</w:t>
            </w:r>
          </w:p>
        </w:tc>
      </w:tr>
      <w:tr w:rsidR="00F94C82" w:rsidRPr="00474F98" w14:paraId="74BFBE94" w14:textId="77777777" w:rsidTr="00F94C82">
        <w:trPr>
          <w:trHeight w:val="300"/>
        </w:trPr>
        <w:tc>
          <w:tcPr>
            <w:tcW w:w="4106" w:type="dxa"/>
            <w:noWrap/>
            <w:vAlign w:val="center"/>
            <w:hideMark/>
          </w:tcPr>
          <w:p w14:paraId="543C7B9C" w14:textId="36E5C7FC" w:rsidR="00F94C82" w:rsidRPr="00474F98" w:rsidRDefault="00F94C82" w:rsidP="00F94C82">
            <w:pPr>
              <w:jc w:val="left"/>
              <w:rPr>
                <w:color w:val="000000"/>
                <w:sz w:val="18"/>
                <w:szCs w:val="18"/>
              </w:rPr>
            </w:pPr>
            <w:r w:rsidRPr="00F94C82">
              <w:rPr>
                <w:color w:val="000000"/>
                <w:sz w:val="18"/>
                <w:szCs w:val="18"/>
              </w:rPr>
              <w:t>lh_Lat_Fis-ant-Vertical_thickness</w:t>
            </w:r>
          </w:p>
        </w:tc>
        <w:tc>
          <w:tcPr>
            <w:tcW w:w="2410" w:type="dxa"/>
            <w:noWrap/>
            <w:vAlign w:val="bottom"/>
            <w:hideMark/>
          </w:tcPr>
          <w:p w14:paraId="2F5EFABF" w14:textId="36BC542A" w:rsidR="00F94C82" w:rsidRPr="00474F98" w:rsidRDefault="00F94C82" w:rsidP="00F94C82">
            <w:pPr>
              <w:jc w:val="center"/>
              <w:rPr>
                <w:color w:val="000000"/>
                <w:sz w:val="18"/>
                <w:szCs w:val="18"/>
              </w:rPr>
            </w:pPr>
            <w:r w:rsidRPr="00F94C82">
              <w:rPr>
                <w:color w:val="000000"/>
                <w:sz w:val="18"/>
                <w:szCs w:val="18"/>
              </w:rPr>
              <w:t>0.131</w:t>
            </w:r>
          </w:p>
        </w:tc>
        <w:tc>
          <w:tcPr>
            <w:tcW w:w="2693" w:type="dxa"/>
            <w:noWrap/>
            <w:vAlign w:val="bottom"/>
            <w:hideMark/>
          </w:tcPr>
          <w:p w14:paraId="69C63A84" w14:textId="76F2266F" w:rsidR="00F94C82" w:rsidRPr="00474F98" w:rsidRDefault="00F94C82" w:rsidP="00F94C82">
            <w:pPr>
              <w:jc w:val="center"/>
              <w:rPr>
                <w:color w:val="000000"/>
                <w:sz w:val="18"/>
                <w:szCs w:val="18"/>
              </w:rPr>
            </w:pPr>
            <w:r w:rsidRPr="00F94C82">
              <w:rPr>
                <w:color w:val="000000"/>
                <w:sz w:val="18"/>
                <w:szCs w:val="18"/>
              </w:rPr>
              <w:t>0.5825</w:t>
            </w:r>
          </w:p>
        </w:tc>
      </w:tr>
      <w:tr w:rsidR="00F94C82" w:rsidRPr="00474F98" w14:paraId="3388C96F" w14:textId="77777777" w:rsidTr="00F94C82">
        <w:trPr>
          <w:trHeight w:val="300"/>
        </w:trPr>
        <w:tc>
          <w:tcPr>
            <w:tcW w:w="4106" w:type="dxa"/>
            <w:noWrap/>
            <w:vAlign w:val="center"/>
            <w:hideMark/>
          </w:tcPr>
          <w:p w14:paraId="7AFF31CB" w14:textId="5E3E86E0" w:rsidR="00F94C82" w:rsidRPr="00474F98" w:rsidRDefault="00F94C82" w:rsidP="00F94C82">
            <w:pPr>
              <w:jc w:val="left"/>
              <w:rPr>
                <w:color w:val="000000"/>
                <w:sz w:val="18"/>
                <w:szCs w:val="18"/>
              </w:rPr>
            </w:pPr>
            <w:r w:rsidRPr="00F94C82">
              <w:rPr>
                <w:color w:val="000000"/>
                <w:sz w:val="18"/>
                <w:szCs w:val="18"/>
              </w:rPr>
              <w:t>Left-Pallidum (Vol)</w:t>
            </w:r>
          </w:p>
        </w:tc>
        <w:tc>
          <w:tcPr>
            <w:tcW w:w="2410" w:type="dxa"/>
            <w:noWrap/>
            <w:vAlign w:val="bottom"/>
            <w:hideMark/>
          </w:tcPr>
          <w:p w14:paraId="2B262685" w14:textId="0400E051" w:rsidR="00F94C82" w:rsidRPr="00474F98" w:rsidRDefault="00F94C82" w:rsidP="00F94C82">
            <w:pPr>
              <w:jc w:val="center"/>
              <w:rPr>
                <w:color w:val="000000"/>
                <w:sz w:val="18"/>
                <w:szCs w:val="18"/>
              </w:rPr>
            </w:pPr>
            <w:r w:rsidRPr="00F94C82">
              <w:rPr>
                <w:color w:val="000000"/>
                <w:sz w:val="18"/>
                <w:szCs w:val="18"/>
              </w:rPr>
              <w:t>-0.123</w:t>
            </w:r>
          </w:p>
        </w:tc>
        <w:tc>
          <w:tcPr>
            <w:tcW w:w="2693" w:type="dxa"/>
            <w:noWrap/>
            <w:vAlign w:val="bottom"/>
            <w:hideMark/>
          </w:tcPr>
          <w:p w14:paraId="71A073D6" w14:textId="0BE6BAA8" w:rsidR="00F94C82" w:rsidRPr="00474F98" w:rsidRDefault="00F94C82" w:rsidP="00F94C82">
            <w:pPr>
              <w:jc w:val="center"/>
              <w:rPr>
                <w:color w:val="000000"/>
                <w:sz w:val="18"/>
                <w:szCs w:val="18"/>
              </w:rPr>
            </w:pPr>
            <w:r w:rsidRPr="00F94C82">
              <w:rPr>
                <w:color w:val="000000"/>
                <w:sz w:val="18"/>
                <w:szCs w:val="18"/>
              </w:rPr>
              <w:t>0.6045</w:t>
            </w:r>
          </w:p>
        </w:tc>
      </w:tr>
      <w:tr w:rsidR="00F94C82" w:rsidRPr="00474F98" w14:paraId="2D88A4E3" w14:textId="77777777" w:rsidTr="00F94C82">
        <w:trPr>
          <w:trHeight w:val="300"/>
        </w:trPr>
        <w:tc>
          <w:tcPr>
            <w:tcW w:w="4106" w:type="dxa"/>
            <w:noWrap/>
            <w:vAlign w:val="center"/>
            <w:hideMark/>
          </w:tcPr>
          <w:p w14:paraId="21A4885C" w14:textId="0BAE21A3" w:rsidR="00F94C82" w:rsidRPr="00474F98" w:rsidRDefault="00F94C82" w:rsidP="00F94C82">
            <w:pPr>
              <w:jc w:val="left"/>
              <w:rPr>
                <w:color w:val="000000"/>
                <w:sz w:val="18"/>
                <w:szCs w:val="18"/>
              </w:rPr>
            </w:pPr>
            <w:r w:rsidRPr="00F94C82">
              <w:rPr>
                <w:color w:val="000000"/>
                <w:sz w:val="18"/>
                <w:szCs w:val="18"/>
              </w:rPr>
              <w:t>rh_G_temporal_inf_thickness</w:t>
            </w:r>
          </w:p>
        </w:tc>
        <w:tc>
          <w:tcPr>
            <w:tcW w:w="2410" w:type="dxa"/>
            <w:noWrap/>
            <w:vAlign w:val="bottom"/>
            <w:hideMark/>
          </w:tcPr>
          <w:p w14:paraId="400FED84" w14:textId="52EC074F" w:rsidR="00F94C82" w:rsidRPr="00474F98" w:rsidRDefault="00F94C82" w:rsidP="00F94C82">
            <w:pPr>
              <w:jc w:val="center"/>
              <w:rPr>
                <w:color w:val="000000"/>
                <w:sz w:val="18"/>
                <w:szCs w:val="18"/>
              </w:rPr>
            </w:pPr>
            <w:r w:rsidRPr="00F94C82">
              <w:rPr>
                <w:color w:val="000000"/>
                <w:sz w:val="18"/>
                <w:szCs w:val="18"/>
              </w:rPr>
              <w:t>0.108</w:t>
            </w:r>
          </w:p>
        </w:tc>
        <w:tc>
          <w:tcPr>
            <w:tcW w:w="2693" w:type="dxa"/>
            <w:noWrap/>
            <w:vAlign w:val="bottom"/>
            <w:hideMark/>
          </w:tcPr>
          <w:p w14:paraId="3E17AE5B" w14:textId="3428BE1F" w:rsidR="00F94C82" w:rsidRPr="00474F98" w:rsidRDefault="00F94C82" w:rsidP="00F94C82">
            <w:pPr>
              <w:jc w:val="center"/>
              <w:rPr>
                <w:color w:val="000000"/>
                <w:sz w:val="18"/>
                <w:szCs w:val="18"/>
              </w:rPr>
            </w:pPr>
            <w:r w:rsidRPr="00F94C82">
              <w:rPr>
                <w:color w:val="000000"/>
                <w:sz w:val="18"/>
                <w:szCs w:val="18"/>
              </w:rPr>
              <w:t>0.6496</w:t>
            </w:r>
          </w:p>
        </w:tc>
      </w:tr>
      <w:tr w:rsidR="00F94C82" w:rsidRPr="00474F98" w14:paraId="552B948B" w14:textId="77777777" w:rsidTr="00F94C82">
        <w:trPr>
          <w:trHeight w:val="300"/>
        </w:trPr>
        <w:tc>
          <w:tcPr>
            <w:tcW w:w="4106" w:type="dxa"/>
            <w:noWrap/>
            <w:vAlign w:val="center"/>
            <w:hideMark/>
          </w:tcPr>
          <w:p w14:paraId="6E2A6B68" w14:textId="54499F74" w:rsidR="00F94C82" w:rsidRPr="00474F98" w:rsidRDefault="00F94C82" w:rsidP="00F94C82">
            <w:pPr>
              <w:jc w:val="left"/>
              <w:rPr>
                <w:color w:val="000000"/>
                <w:sz w:val="18"/>
                <w:szCs w:val="18"/>
              </w:rPr>
            </w:pPr>
            <w:r w:rsidRPr="00F94C82">
              <w:rPr>
                <w:color w:val="000000"/>
                <w:sz w:val="18"/>
                <w:szCs w:val="18"/>
              </w:rPr>
              <w:t>lh_Lat_Fis-ant-Horizont_thickness</w:t>
            </w:r>
          </w:p>
        </w:tc>
        <w:tc>
          <w:tcPr>
            <w:tcW w:w="2410" w:type="dxa"/>
            <w:noWrap/>
            <w:vAlign w:val="bottom"/>
            <w:hideMark/>
          </w:tcPr>
          <w:p w14:paraId="6C6777E7" w14:textId="19ED22B2" w:rsidR="00F94C82" w:rsidRPr="00474F98" w:rsidRDefault="00F94C82" w:rsidP="00F94C82">
            <w:pPr>
              <w:jc w:val="center"/>
              <w:rPr>
                <w:color w:val="000000"/>
                <w:sz w:val="18"/>
                <w:szCs w:val="18"/>
              </w:rPr>
            </w:pPr>
            <w:r w:rsidRPr="00F94C82">
              <w:rPr>
                <w:color w:val="000000"/>
                <w:sz w:val="18"/>
                <w:szCs w:val="18"/>
              </w:rPr>
              <w:t>0.077</w:t>
            </w:r>
          </w:p>
        </w:tc>
        <w:tc>
          <w:tcPr>
            <w:tcW w:w="2693" w:type="dxa"/>
            <w:noWrap/>
            <w:vAlign w:val="bottom"/>
            <w:hideMark/>
          </w:tcPr>
          <w:p w14:paraId="586FD42D" w14:textId="1EAFC8CF" w:rsidR="00F94C82" w:rsidRPr="00474F98" w:rsidRDefault="00F94C82" w:rsidP="00F94C82">
            <w:pPr>
              <w:jc w:val="center"/>
              <w:rPr>
                <w:color w:val="000000"/>
                <w:sz w:val="18"/>
                <w:szCs w:val="18"/>
              </w:rPr>
            </w:pPr>
            <w:r w:rsidRPr="00F94C82">
              <w:rPr>
                <w:color w:val="000000"/>
                <w:sz w:val="18"/>
                <w:szCs w:val="18"/>
              </w:rPr>
              <w:t>0.7479</w:t>
            </w:r>
          </w:p>
        </w:tc>
      </w:tr>
      <w:tr w:rsidR="00F94C82" w:rsidRPr="00474F98" w14:paraId="2EB05240" w14:textId="77777777" w:rsidTr="00F94C82">
        <w:trPr>
          <w:trHeight w:val="300"/>
        </w:trPr>
        <w:tc>
          <w:tcPr>
            <w:tcW w:w="4106" w:type="dxa"/>
            <w:noWrap/>
            <w:vAlign w:val="center"/>
            <w:hideMark/>
          </w:tcPr>
          <w:p w14:paraId="03EE7C4E" w14:textId="10A26064" w:rsidR="00F94C82" w:rsidRPr="00474F98" w:rsidRDefault="00F94C82" w:rsidP="00F94C82">
            <w:pPr>
              <w:jc w:val="left"/>
              <w:rPr>
                <w:color w:val="000000"/>
                <w:sz w:val="18"/>
                <w:szCs w:val="18"/>
              </w:rPr>
            </w:pPr>
            <w:r w:rsidRPr="00F94C82">
              <w:rPr>
                <w:color w:val="000000"/>
                <w:sz w:val="18"/>
                <w:szCs w:val="18"/>
              </w:rPr>
              <w:t>SubCortGrayVol (Vol)</w:t>
            </w:r>
          </w:p>
        </w:tc>
        <w:tc>
          <w:tcPr>
            <w:tcW w:w="2410" w:type="dxa"/>
            <w:noWrap/>
            <w:vAlign w:val="bottom"/>
            <w:hideMark/>
          </w:tcPr>
          <w:p w14:paraId="6F236DB6" w14:textId="2055463A" w:rsidR="00F94C82" w:rsidRPr="00474F98" w:rsidRDefault="00F94C82" w:rsidP="00F94C82">
            <w:pPr>
              <w:jc w:val="center"/>
              <w:rPr>
                <w:color w:val="000000"/>
                <w:sz w:val="18"/>
                <w:szCs w:val="18"/>
              </w:rPr>
            </w:pPr>
            <w:r w:rsidRPr="00F94C82">
              <w:rPr>
                <w:color w:val="000000"/>
                <w:sz w:val="18"/>
                <w:szCs w:val="18"/>
              </w:rPr>
              <w:t>-0.075</w:t>
            </w:r>
          </w:p>
        </w:tc>
        <w:tc>
          <w:tcPr>
            <w:tcW w:w="2693" w:type="dxa"/>
            <w:noWrap/>
            <w:vAlign w:val="bottom"/>
            <w:hideMark/>
          </w:tcPr>
          <w:p w14:paraId="3D34D3DB" w14:textId="31C8665E" w:rsidR="00F94C82" w:rsidRPr="00474F98" w:rsidRDefault="00F94C82" w:rsidP="00F94C82">
            <w:pPr>
              <w:jc w:val="center"/>
              <w:rPr>
                <w:color w:val="000000"/>
                <w:sz w:val="18"/>
                <w:szCs w:val="18"/>
              </w:rPr>
            </w:pPr>
            <w:r w:rsidRPr="00F94C82">
              <w:rPr>
                <w:color w:val="000000"/>
                <w:sz w:val="18"/>
                <w:szCs w:val="18"/>
              </w:rPr>
              <w:t>0.7527</w:t>
            </w:r>
          </w:p>
        </w:tc>
      </w:tr>
      <w:tr w:rsidR="00F94C82" w:rsidRPr="00474F98" w14:paraId="31ECEF3C" w14:textId="77777777" w:rsidTr="00F94C82">
        <w:trPr>
          <w:trHeight w:val="300"/>
        </w:trPr>
        <w:tc>
          <w:tcPr>
            <w:tcW w:w="4106" w:type="dxa"/>
            <w:noWrap/>
            <w:vAlign w:val="center"/>
            <w:hideMark/>
          </w:tcPr>
          <w:p w14:paraId="3D5024FC" w14:textId="1494F8B0" w:rsidR="00F94C82" w:rsidRPr="00474F98" w:rsidRDefault="00F94C82" w:rsidP="00F94C82">
            <w:pPr>
              <w:jc w:val="left"/>
              <w:rPr>
                <w:color w:val="000000"/>
                <w:sz w:val="18"/>
                <w:szCs w:val="18"/>
              </w:rPr>
            </w:pPr>
            <w:r w:rsidRPr="00F94C82">
              <w:rPr>
                <w:color w:val="000000"/>
                <w:sz w:val="18"/>
                <w:szCs w:val="18"/>
              </w:rPr>
              <w:lastRenderedPageBreak/>
              <w:t>rh_G_front_inf-Opercular_thickness</w:t>
            </w:r>
          </w:p>
        </w:tc>
        <w:tc>
          <w:tcPr>
            <w:tcW w:w="2410" w:type="dxa"/>
            <w:noWrap/>
            <w:vAlign w:val="bottom"/>
            <w:hideMark/>
          </w:tcPr>
          <w:p w14:paraId="46A7B92E" w14:textId="70BC585A" w:rsidR="00F94C82" w:rsidRPr="00474F98" w:rsidRDefault="00F94C82" w:rsidP="00F94C82">
            <w:pPr>
              <w:jc w:val="center"/>
              <w:rPr>
                <w:color w:val="000000"/>
                <w:sz w:val="18"/>
                <w:szCs w:val="18"/>
              </w:rPr>
            </w:pPr>
            <w:r w:rsidRPr="00F94C82">
              <w:rPr>
                <w:color w:val="000000"/>
                <w:sz w:val="18"/>
                <w:szCs w:val="18"/>
              </w:rPr>
              <w:t>-0.06</w:t>
            </w:r>
          </w:p>
        </w:tc>
        <w:tc>
          <w:tcPr>
            <w:tcW w:w="2693" w:type="dxa"/>
            <w:noWrap/>
            <w:vAlign w:val="bottom"/>
            <w:hideMark/>
          </w:tcPr>
          <w:p w14:paraId="2B77E730" w14:textId="16F35CA3" w:rsidR="00F94C82" w:rsidRPr="00474F98" w:rsidRDefault="00F94C82" w:rsidP="00F94C82">
            <w:pPr>
              <w:jc w:val="center"/>
              <w:rPr>
                <w:color w:val="000000"/>
                <w:sz w:val="18"/>
                <w:szCs w:val="18"/>
              </w:rPr>
            </w:pPr>
            <w:r w:rsidRPr="00F94C82">
              <w:rPr>
                <w:color w:val="000000"/>
                <w:sz w:val="18"/>
                <w:szCs w:val="18"/>
              </w:rPr>
              <w:t>0.8011</w:t>
            </w:r>
          </w:p>
        </w:tc>
      </w:tr>
      <w:tr w:rsidR="00F94C82" w:rsidRPr="00474F98" w14:paraId="5F30DAFA" w14:textId="77777777" w:rsidTr="00F94C82">
        <w:trPr>
          <w:trHeight w:val="300"/>
        </w:trPr>
        <w:tc>
          <w:tcPr>
            <w:tcW w:w="4106" w:type="dxa"/>
            <w:noWrap/>
            <w:vAlign w:val="center"/>
            <w:hideMark/>
          </w:tcPr>
          <w:p w14:paraId="69A29F9F" w14:textId="512EF3C5" w:rsidR="00F94C82" w:rsidRPr="00474F98" w:rsidRDefault="00F94C82" w:rsidP="00F94C82">
            <w:pPr>
              <w:jc w:val="left"/>
              <w:rPr>
                <w:color w:val="000000"/>
                <w:sz w:val="18"/>
                <w:szCs w:val="18"/>
              </w:rPr>
            </w:pPr>
            <w:r w:rsidRPr="00F94C82">
              <w:rPr>
                <w:color w:val="000000"/>
                <w:sz w:val="18"/>
                <w:szCs w:val="18"/>
              </w:rPr>
              <w:t>rh_S_temporal_transverse_thickness</w:t>
            </w:r>
          </w:p>
        </w:tc>
        <w:tc>
          <w:tcPr>
            <w:tcW w:w="2410" w:type="dxa"/>
            <w:noWrap/>
            <w:vAlign w:val="bottom"/>
            <w:hideMark/>
          </w:tcPr>
          <w:p w14:paraId="1ED273E6" w14:textId="7940458B" w:rsidR="00F94C82" w:rsidRPr="00474F98" w:rsidRDefault="00F94C82" w:rsidP="00F94C82">
            <w:pPr>
              <w:jc w:val="center"/>
              <w:rPr>
                <w:color w:val="000000"/>
                <w:sz w:val="18"/>
                <w:szCs w:val="18"/>
              </w:rPr>
            </w:pPr>
            <w:r w:rsidRPr="00F94C82">
              <w:rPr>
                <w:color w:val="000000"/>
                <w:sz w:val="18"/>
                <w:szCs w:val="18"/>
              </w:rPr>
              <w:t>-0.057</w:t>
            </w:r>
          </w:p>
        </w:tc>
        <w:tc>
          <w:tcPr>
            <w:tcW w:w="2693" w:type="dxa"/>
            <w:noWrap/>
            <w:vAlign w:val="bottom"/>
            <w:hideMark/>
          </w:tcPr>
          <w:p w14:paraId="0AB50FEE" w14:textId="1C064493" w:rsidR="00F94C82" w:rsidRPr="00474F98" w:rsidRDefault="00F94C82" w:rsidP="00F94C82">
            <w:pPr>
              <w:jc w:val="center"/>
              <w:rPr>
                <w:color w:val="000000"/>
                <w:sz w:val="18"/>
                <w:szCs w:val="18"/>
              </w:rPr>
            </w:pPr>
            <w:r w:rsidRPr="00F94C82">
              <w:rPr>
                <w:color w:val="000000"/>
                <w:sz w:val="18"/>
                <w:szCs w:val="18"/>
              </w:rPr>
              <w:t>0.8109</w:t>
            </w:r>
          </w:p>
        </w:tc>
      </w:tr>
      <w:tr w:rsidR="00F94C82" w:rsidRPr="00474F98" w14:paraId="09730DF4" w14:textId="77777777" w:rsidTr="00F94C82">
        <w:trPr>
          <w:trHeight w:val="300"/>
        </w:trPr>
        <w:tc>
          <w:tcPr>
            <w:tcW w:w="4106" w:type="dxa"/>
            <w:noWrap/>
            <w:vAlign w:val="center"/>
            <w:hideMark/>
          </w:tcPr>
          <w:p w14:paraId="704D8787" w14:textId="7D7E88C6" w:rsidR="00F94C82" w:rsidRPr="00474F98" w:rsidRDefault="00F94C82" w:rsidP="00F94C82">
            <w:pPr>
              <w:jc w:val="left"/>
              <w:rPr>
                <w:color w:val="000000"/>
                <w:sz w:val="18"/>
                <w:szCs w:val="18"/>
              </w:rPr>
            </w:pPr>
            <w:r w:rsidRPr="00F94C82">
              <w:rPr>
                <w:color w:val="000000"/>
                <w:sz w:val="18"/>
                <w:szCs w:val="18"/>
              </w:rPr>
              <w:t>Right-Inf-Lat-Vent (Vol)</w:t>
            </w:r>
          </w:p>
        </w:tc>
        <w:tc>
          <w:tcPr>
            <w:tcW w:w="2410" w:type="dxa"/>
            <w:noWrap/>
            <w:vAlign w:val="bottom"/>
            <w:hideMark/>
          </w:tcPr>
          <w:p w14:paraId="695536A8" w14:textId="3AF2017B" w:rsidR="00F94C82" w:rsidRPr="00474F98" w:rsidRDefault="00F94C82" w:rsidP="00F94C82">
            <w:pPr>
              <w:jc w:val="center"/>
              <w:rPr>
                <w:color w:val="000000"/>
                <w:sz w:val="18"/>
                <w:szCs w:val="18"/>
              </w:rPr>
            </w:pPr>
            <w:r w:rsidRPr="00F94C82">
              <w:rPr>
                <w:color w:val="000000"/>
                <w:sz w:val="18"/>
                <w:szCs w:val="18"/>
              </w:rPr>
              <w:t>-0.041</w:t>
            </w:r>
          </w:p>
        </w:tc>
        <w:tc>
          <w:tcPr>
            <w:tcW w:w="2693" w:type="dxa"/>
            <w:noWrap/>
            <w:vAlign w:val="bottom"/>
            <w:hideMark/>
          </w:tcPr>
          <w:p w14:paraId="051ECB8A" w14:textId="497573CE" w:rsidR="00F94C82" w:rsidRPr="00474F98" w:rsidRDefault="00F94C82" w:rsidP="00F94C82">
            <w:pPr>
              <w:jc w:val="center"/>
              <w:rPr>
                <w:color w:val="000000"/>
                <w:sz w:val="18"/>
                <w:szCs w:val="18"/>
              </w:rPr>
            </w:pPr>
            <w:r w:rsidRPr="00F94C82">
              <w:rPr>
                <w:color w:val="000000"/>
                <w:sz w:val="18"/>
                <w:szCs w:val="18"/>
              </w:rPr>
              <w:t>0.865</w:t>
            </w:r>
          </w:p>
        </w:tc>
      </w:tr>
      <w:tr w:rsidR="00F94C82" w:rsidRPr="00474F98" w14:paraId="387F372E" w14:textId="77777777" w:rsidTr="00F94C82">
        <w:trPr>
          <w:trHeight w:val="300"/>
        </w:trPr>
        <w:tc>
          <w:tcPr>
            <w:tcW w:w="4106" w:type="dxa"/>
            <w:noWrap/>
            <w:vAlign w:val="center"/>
            <w:hideMark/>
          </w:tcPr>
          <w:p w14:paraId="1DEB128C" w14:textId="25493A9C" w:rsidR="00F94C82" w:rsidRPr="00474F98" w:rsidRDefault="00F94C82" w:rsidP="00F94C82">
            <w:pPr>
              <w:jc w:val="left"/>
              <w:rPr>
                <w:color w:val="000000"/>
                <w:sz w:val="18"/>
                <w:szCs w:val="18"/>
              </w:rPr>
            </w:pPr>
            <w:r w:rsidRPr="00F94C82">
              <w:rPr>
                <w:color w:val="000000"/>
                <w:sz w:val="18"/>
                <w:szCs w:val="18"/>
              </w:rPr>
              <w:t>3rd-Ventricle (Vol)</w:t>
            </w:r>
          </w:p>
        </w:tc>
        <w:tc>
          <w:tcPr>
            <w:tcW w:w="2410" w:type="dxa"/>
            <w:noWrap/>
            <w:vAlign w:val="bottom"/>
            <w:hideMark/>
          </w:tcPr>
          <w:p w14:paraId="5E335495" w14:textId="73391AA4" w:rsidR="00F94C82" w:rsidRPr="00474F98" w:rsidRDefault="00F94C82" w:rsidP="00F94C82">
            <w:pPr>
              <w:jc w:val="center"/>
              <w:rPr>
                <w:color w:val="000000"/>
                <w:sz w:val="18"/>
                <w:szCs w:val="18"/>
              </w:rPr>
            </w:pPr>
            <w:r w:rsidRPr="00F94C82">
              <w:rPr>
                <w:color w:val="000000"/>
                <w:sz w:val="18"/>
                <w:szCs w:val="18"/>
              </w:rPr>
              <w:t>0.008</w:t>
            </w:r>
          </w:p>
        </w:tc>
        <w:tc>
          <w:tcPr>
            <w:tcW w:w="2693" w:type="dxa"/>
            <w:noWrap/>
            <w:vAlign w:val="bottom"/>
            <w:hideMark/>
          </w:tcPr>
          <w:p w14:paraId="7240BC28" w14:textId="0E748065" w:rsidR="00F94C82" w:rsidRPr="00474F98" w:rsidRDefault="00F94C82" w:rsidP="00F94C82">
            <w:pPr>
              <w:jc w:val="center"/>
              <w:rPr>
                <w:color w:val="000000"/>
                <w:sz w:val="18"/>
                <w:szCs w:val="18"/>
              </w:rPr>
            </w:pPr>
            <w:r w:rsidRPr="00F94C82">
              <w:rPr>
                <w:color w:val="000000"/>
                <w:sz w:val="18"/>
                <w:szCs w:val="18"/>
              </w:rPr>
              <w:t>0.9749</w:t>
            </w:r>
          </w:p>
        </w:tc>
      </w:tr>
    </w:tbl>
    <w:p w14:paraId="0069331C" w14:textId="77777777" w:rsidR="000D1DC4" w:rsidRDefault="000D1DC4" w:rsidP="00E461A9">
      <w:pPr>
        <w:rPr>
          <w:color w:val="000000"/>
          <w:sz w:val="18"/>
          <w:szCs w:val="18"/>
        </w:rPr>
      </w:pPr>
    </w:p>
    <w:p w14:paraId="218D14C8" w14:textId="77777777" w:rsidR="00F94C82" w:rsidRDefault="00F94C82" w:rsidP="00E461A9">
      <w:pPr>
        <w:rPr>
          <w:color w:val="000000"/>
          <w:sz w:val="18"/>
          <w:szCs w:val="18"/>
        </w:rPr>
      </w:pPr>
    </w:p>
    <w:p w14:paraId="3CE4E008" w14:textId="3A74E4BE" w:rsidR="00F94C82" w:rsidRDefault="00F94C82">
      <w:pPr>
        <w:spacing w:line="240" w:lineRule="auto"/>
        <w:jc w:val="left"/>
        <w:rPr>
          <w:color w:val="000000"/>
          <w:sz w:val="18"/>
          <w:szCs w:val="18"/>
        </w:rPr>
      </w:pPr>
      <w:r>
        <w:rPr>
          <w:color w:val="000000"/>
          <w:sz w:val="18"/>
          <w:szCs w:val="18"/>
        </w:rPr>
        <w:br w:type="page"/>
      </w:r>
    </w:p>
    <w:p w14:paraId="317818DA" w14:textId="38F2278A" w:rsidR="00F94C82" w:rsidRDefault="00F94C82" w:rsidP="00F94C82">
      <w:pPr>
        <w:pStyle w:val="berschrift1"/>
      </w:pPr>
      <w:r>
        <w:lastRenderedPageBreak/>
        <w:t xml:space="preserve">Supplementary </w:t>
      </w:r>
    </w:p>
    <w:p w14:paraId="2A8D6B3A" w14:textId="77777777" w:rsidR="00F94C82" w:rsidRPr="00F94C82" w:rsidRDefault="00F94C82" w:rsidP="00F94C82"/>
    <w:sectPr w:rsidR="00F94C82" w:rsidRPr="00F94C82" w:rsidSect="00C902C2">
      <w:footerReference w:type="even" r:id="rId20"/>
      <w:footerReference w:type="default" r:id="rId21"/>
      <w:headerReference w:type="first" r:id="rId22"/>
      <w:footerReference w:type="first" r:id="rId23"/>
      <w:pgSz w:w="11900" w:h="16840"/>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aulina Scheuren" w:date="2025-05-21T16:44:00Z" w:initials="PS">
    <w:p w14:paraId="731AB9F8" w14:textId="0D2AE5A9" w:rsidR="002179DB" w:rsidRDefault="002179DB">
      <w:pPr>
        <w:jc w:val="left"/>
      </w:pPr>
      <w:r>
        <w:rPr>
          <w:rStyle w:val="Kommentarzeichen"/>
        </w:rPr>
        <w:annotationRef/>
      </w:r>
      <w:r>
        <w:rPr>
          <w:sz w:val="20"/>
          <w:szCs w:val="20"/>
        </w:rPr>
        <w:t xml:space="preserve">I might change the structure a bit here: </w:t>
      </w:r>
      <w:r>
        <w:rPr>
          <w:sz w:val="20"/>
          <w:szCs w:val="20"/>
        </w:rPr>
        <w:cr/>
      </w:r>
      <w:r>
        <w:rPr>
          <w:sz w:val="20"/>
          <w:szCs w:val="20"/>
        </w:rPr>
        <w:cr/>
        <w:t>1) pain drawings: all pain areas/types were assessed</w:t>
      </w:r>
      <w:r>
        <w:rPr>
          <w:sz w:val="20"/>
          <w:szCs w:val="20"/>
        </w:rPr>
        <w:cr/>
        <w:t>2) NP was diagnosed using IASP criteria</w:t>
      </w:r>
      <w:r>
        <w:rPr>
          <w:sz w:val="20"/>
          <w:szCs w:val="20"/>
        </w:rPr>
        <w:cr/>
        <w:t>3) for NP areas, pain was quantified using NRS etc</w:t>
      </w:r>
    </w:p>
    <w:p w14:paraId="2251FA2F" w14:textId="77777777" w:rsidR="002179DB" w:rsidRDefault="002179DB">
      <w:pPr>
        <w:jc w:val="left"/>
      </w:pPr>
      <w:r>
        <w:rPr>
          <w:sz w:val="20"/>
          <w:szCs w:val="20"/>
        </w:rPr>
        <w:t>4) pain extent: NP areas only?</w:t>
      </w:r>
    </w:p>
  </w:comment>
  <w:comment w:id="4" w:author="Paulina Scheuren" w:date="2025-05-21T16:46:00Z" w:initials="PS">
    <w:p w14:paraId="7D6F9E16" w14:textId="54412788" w:rsidR="002179DB" w:rsidRDefault="002179DB">
      <w:pPr>
        <w:jc w:val="left"/>
      </w:pPr>
      <w:r>
        <w:rPr>
          <w:rStyle w:val="Kommentarzeichen"/>
        </w:rPr>
        <w:annotationRef/>
      </w:r>
      <w:r>
        <w:rPr>
          <w:sz w:val="20"/>
          <w:szCs w:val="20"/>
        </w:rPr>
        <w:t>Scanning was done at UZH, not Balgrist. Do they specify this in the papers?</w:t>
      </w:r>
    </w:p>
  </w:comment>
  <w:comment w:id="5" w:author="vahaas@student.ubc.ca" w:date="2025-07-03T14:06:00Z" w:initials="v">
    <w:p w14:paraId="25269007" w14:textId="77777777" w:rsidR="00BE144E" w:rsidRDefault="00BE144E" w:rsidP="00BE144E">
      <w:pPr>
        <w:jc w:val="left"/>
      </w:pPr>
      <w:r>
        <w:rPr>
          <w:rStyle w:val="Kommentarzeichen"/>
        </w:rPr>
        <w:annotationRef/>
      </w:r>
      <w:r>
        <w:rPr>
          <w:sz w:val="20"/>
          <w:szCs w:val="20"/>
        </w:rPr>
        <w:t xml:space="preserve">Nothing found! </w:t>
      </w:r>
    </w:p>
  </w:comment>
  <w:comment w:id="8" w:author="Paulina Scheuren" w:date="2025-05-21T16:56:00Z" w:initials="PS">
    <w:p w14:paraId="7A2F74CB" w14:textId="77777777" w:rsidR="002179DB" w:rsidRDefault="002179DB">
      <w:pPr>
        <w:jc w:val="left"/>
      </w:pPr>
      <w:r>
        <w:rPr>
          <w:rStyle w:val="Kommentarzeichen"/>
        </w:rPr>
        <w:annotationRef/>
      </w:r>
      <w:r>
        <w:rPr>
          <w:color w:val="000000"/>
          <w:sz w:val="20"/>
          <w:szCs w:val="20"/>
        </w:rPr>
        <w:t>Is this what you did? It needs to be very clear what is part of brain charts, and what is “new”/what you did</w:t>
      </w:r>
    </w:p>
  </w:comment>
  <w:comment w:id="9" w:author="vahaas@student.ubc.ca" w:date="2025-07-02T12:42:00Z" w:initials="v">
    <w:p w14:paraId="3DCCE3C9" w14:textId="77777777" w:rsidR="00384C68" w:rsidRDefault="00384C68" w:rsidP="00384C68">
      <w:pPr>
        <w:jc w:val="left"/>
      </w:pPr>
      <w:r>
        <w:rPr>
          <w:rStyle w:val="Kommentarzeichen"/>
        </w:rPr>
        <w:annotationRef/>
      </w:r>
      <w:r>
        <w:rPr>
          <w:sz w:val="20"/>
          <w:szCs w:val="20"/>
        </w:rPr>
        <w:t>I now left that, so that it is clear</w:t>
      </w:r>
    </w:p>
  </w:comment>
  <w:comment w:id="12" w:author="vahaas@student.ubc.ca" w:date="2025-06-23T16:32:00Z" w:initials="v">
    <w:p w14:paraId="5E31752C" w14:textId="77777777" w:rsidR="00DD2A4B" w:rsidRDefault="00DD2A4B" w:rsidP="00DD2A4B">
      <w:pPr>
        <w:jc w:val="left"/>
      </w:pPr>
      <w:r>
        <w:rPr>
          <w:rStyle w:val="Kommentarzeichen"/>
        </w:rPr>
        <w:annotationRef/>
      </w:r>
      <w:r>
        <w:rPr>
          <w:sz w:val="20"/>
          <w:szCs w:val="20"/>
        </w:rPr>
        <w:t xml:space="preserve">- Lateralisierung? </w:t>
      </w:r>
    </w:p>
    <w:p w14:paraId="2A6912D2" w14:textId="77777777" w:rsidR="00DD2A4B" w:rsidRDefault="00DD2A4B" w:rsidP="00DD2A4B">
      <w:pPr>
        <w:jc w:val="left"/>
      </w:pPr>
      <w:r>
        <w:rPr>
          <w:sz w:val="20"/>
          <w:szCs w:val="20"/>
        </w:rPr>
        <w:t xml:space="preserve">- Reduced sensoric and soual stimulation or depressive? </w:t>
      </w:r>
    </w:p>
    <w:p w14:paraId="1C03C31B" w14:textId="77777777" w:rsidR="00DD2A4B" w:rsidRDefault="00DD2A4B" w:rsidP="00DD2A4B">
      <w:pPr>
        <w:jc w:val="left"/>
      </w:pPr>
      <w:r>
        <w:rPr>
          <w:sz w:val="20"/>
          <w:szCs w:val="20"/>
        </w:rPr>
        <w:t xml:space="preserve">- Connection to Pain? </w:t>
      </w:r>
    </w:p>
    <w:p w14:paraId="39D9F358" w14:textId="77777777" w:rsidR="00DD2A4B" w:rsidRDefault="00DD2A4B" w:rsidP="00DD2A4B">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251FA2F" w15:done="1"/>
  <w15:commentEx w15:paraId="7D6F9E16" w15:done="1"/>
  <w15:commentEx w15:paraId="25269007" w15:paraIdParent="7D6F9E16" w15:done="1"/>
  <w15:commentEx w15:paraId="7A2F74CB" w15:done="1"/>
  <w15:commentEx w15:paraId="3DCCE3C9" w15:done="1"/>
  <w15:commentEx w15:paraId="39D9F3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3BDFA9" w16cex:dateUtc="2025-05-21T23:44:00Z"/>
  <w16cex:commentExtensible w16cex:durableId="38D31EDC" w16cex:dateUtc="2025-05-21T23:46:00Z"/>
  <w16cex:commentExtensible w16cex:durableId="16BD2341" w16cex:dateUtc="2025-07-03T21:06:00Z"/>
  <w16cex:commentExtensible w16cex:durableId="4B09A221" w16cex:dateUtc="2025-05-21T23:56:00Z"/>
  <w16cex:commentExtensible w16cex:durableId="1F56EF05" w16cex:dateUtc="2025-07-02T19:42:00Z"/>
  <w16cex:commentExtensible w16cex:durableId="640846FE" w16cex:dateUtc="2025-06-23T2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251FA2F" w16cid:durableId="313BDFA9"/>
  <w16cid:commentId w16cid:paraId="7D6F9E16" w16cid:durableId="38D31EDC"/>
  <w16cid:commentId w16cid:paraId="25269007" w16cid:durableId="16BD2341"/>
  <w16cid:commentId w16cid:paraId="7A2F74CB" w16cid:durableId="4B09A221"/>
  <w16cid:commentId w16cid:paraId="3DCCE3C9" w16cid:durableId="1F56EF05"/>
  <w16cid:commentId w16cid:paraId="39D9F358" w16cid:durableId="640846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BC260" w14:textId="77777777" w:rsidR="00E37432" w:rsidRDefault="00E37432" w:rsidP="00D86C14">
      <w:pPr>
        <w:spacing w:line="240" w:lineRule="auto"/>
      </w:pPr>
      <w:r>
        <w:separator/>
      </w:r>
    </w:p>
  </w:endnote>
  <w:endnote w:type="continuationSeparator" w:id="0">
    <w:p w14:paraId="25144FCC" w14:textId="77777777" w:rsidR="00E37432" w:rsidRDefault="00E37432" w:rsidP="00D86C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Aptos">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855260592"/>
      <w:docPartObj>
        <w:docPartGallery w:val="Page Numbers (Bottom of Page)"/>
        <w:docPartUnique/>
      </w:docPartObj>
    </w:sdtPr>
    <w:sdtContent>
      <w:p w14:paraId="1ACFB4B2" w14:textId="057DDDE1" w:rsidR="00C902C2" w:rsidRDefault="00C902C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fldChar w:fldCharType="end"/>
        </w:r>
      </w:p>
    </w:sdtContent>
  </w:sdt>
  <w:p w14:paraId="479CE2A1" w14:textId="77777777" w:rsidR="00C902C2" w:rsidRDefault="00C902C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4000307"/>
      <w:docPartObj>
        <w:docPartGallery w:val="Page Numbers (Bottom of Page)"/>
        <w:docPartUnique/>
      </w:docPartObj>
    </w:sdtPr>
    <w:sdtContent>
      <w:p w14:paraId="4825D921" w14:textId="33F4A339" w:rsidR="00C902C2" w:rsidRDefault="00C902C2">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59A437CC" w14:textId="1AEF6AF4" w:rsidR="00C902C2" w:rsidRDefault="00C902C2" w:rsidP="00C902C2">
    <w:pPr>
      <w:pStyle w:val="Fuzeile"/>
      <w:tabs>
        <w:tab w:val="clear" w:pos="4536"/>
        <w:tab w:val="clear" w:pos="9072"/>
        <w:tab w:val="left" w:pos="525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5BCDA" w14:textId="09247B60" w:rsidR="00C902C2" w:rsidRDefault="00C902C2">
    <w:pPr>
      <w:pStyle w:val="Fuzeile"/>
      <w:framePr w:wrap="none" w:vAnchor="text" w:hAnchor="margin" w:xAlign="center" w:y="1"/>
      <w:rPr>
        <w:rStyle w:val="Seitenzahl"/>
      </w:rPr>
    </w:pPr>
  </w:p>
  <w:p w14:paraId="3DBE9FC2" w14:textId="77777777" w:rsidR="00C902C2" w:rsidRDefault="00C902C2" w:rsidP="00C902C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F5BE8" w14:textId="77777777" w:rsidR="00E37432" w:rsidRDefault="00E37432" w:rsidP="00D86C14">
      <w:pPr>
        <w:spacing w:line="240" w:lineRule="auto"/>
      </w:pPr>
      <w:r>
        <w:separator/>
      </w:r>
    </w:p>
  </w:footnote>
  <w:footnote w:type="continuationSeparator" w:id="0">
    <w:p w14:paraId="1DE37982" w14:textId="77777777" w:rsidR="00E37432" w:rsidRDefault="00E37432" w:rsidP="00D86C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91573" w14:textId="73625F64" w:rsidR="00D86C14" w:rsidRDefault="00D86C14">
    <w:pPr>
      <w:pStyle w:val="Kopfzeile"/>
    </w:pPr>
    <w:r>
      <w:rPr>
        <w:noProof/>
      </w:rPr>
      <w:drawing>
        <wp:anchor distT="0" distB="0" distL="114300" distR="114300" simplePos="0" relativeHeight="251661312" behindDoc="0" locked="0" layoutInCell="1" allowOverlap="1" wp14:anchorId="1FF26F20" wp14:editId="329DD267">
          <wp:simplePos x="0" y="0"/>
          <wp:positionH relativeFrom="margin">
            <wp:posOffset>0</wp:posOffset>
          </wp:positionH>
          <wp:positionV relativeFrom="page">
            <wp:posOffset>448945</wp:posOffset>
          </wp:positionV>
          <wp:extent cx="1566000" cy="255600"/>
          <wp:effectExtent l="0" t="0" r="0" b="0"/>
          <wp:wrapNone/>
          <wp:docPr id="217370672" name="Grafik 2" descr="Logo ETH Zür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7601" name="Grafik 2" descr="Logo ETH Zürich"/>
                  <pic:cNvPicPr/>
                </pic:nvPicPr>
                <pic:blipFill>
                  <a:blip r:embed="rId1"/>
                  <a:stretch>
                    <a:fillRect/>
                  </a:stretch>
                </pic:blipFill>
                <pic:spPr>
                  <a:xfrm>
                    <a:off x="0" y="0"/>
                    <a:ext cx="1566000" cy="25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46A"/>
    <w:multiLevelType w:val="multilevel"/>
    <w:tmpl w:val="0407001D"/>
    <w:styleLink w:val="AktuelleList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E100E9"/>
    <w:multiLevelType w:val="hybridMultilevel"/>
    <w:tmpl w:val="AB0EDBFE"/>
    <w:lvl w:ilvl="0" w:tplc="63029A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1935E0"/>
    <w:multiLevelType w:val="hybridMultilevel"/>
    <w:tmpl w:val="01545E28"/>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004AC8"/>
    <w:multiLevelType w:val="multilevel"/>
    <w:tmpl w:val="8E8AF0C8"/>
    <w:styleLink w:val="AktuelleListe1"/>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F34DE3"/>
    <w:multiLevelType w:val="hybridMultilevel"/>
    <w:tmpl w:val="25BE7740"/>
    <w:lvl w:ilvl="0" w:tplc="7AF4881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FB6667"/>
    <w:multiLevelType w:val="hybridMultilevel"/>
    <w:tmpl w:val="B2307106"/>
    <w:lvl w:ilvl="0" w:tplc="C8C24214">
      <w:numFmt w:val="bullet"/>
      <w:lvlText w:val="-"/>
      <w:lvlJc w:val="left"/>
      <w:pPr>
        <w:ind w:left="720" w:hanging="360"/>
      </w:pPr>
      <w:rPr>
        <w:rFonts w:ascii="Arial" w:eastAsiaTheme="minorHAnsi" w:hAnsi="Arial" w:cs="Arial" w:hint="default"/>
      </w:rPr>
    </w:lvl>
    <w:lvl w:ilvl="1" w:tplc="6472EB84">
      <w:numFmt w:val="bullet"/>
      <w:lvlText w:val=""/>
      <w:lvlJc w:val="left"/>
      <w:pPr>
        <w:ind w:left="1440" w:hanging="360"/>
      </w:pPr>
      <w:rPr>
        <w:rFonts w:ascii="Symbol" w:eastAsiaTheme="minorHAnsi" w:hAnsi="Symbol"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F7651CF"/>
    <w:multiLevelType w:val="hybridMultilevel"/>
    <w:tmpl w:val="7DFA62CC"/>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CF2084"/>
    <w:multiLevelType w:val="multilevel"/>
    <w:tmpl w:val="1E32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654C0"/>
    <w:multiLevelType w:val="hybridMultilevel"/>
    <w:tmpl w:val="D5500DA0"/>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483334"/>
    <w:multiLevelType w:val="hybridMultilevel"/>
    <w:tmpl w:val="05749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42C2"/>
    <w:multiLevelType w:val="hybridMultilevel"/>
    <w:tmpl w:val="B1F47DDC"/>
    <w:lvl w:ilvl="0" w:tplc="D974CA9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4FB7D2E"/>
    <w:multiLevelType w:val="multilevel"/>
    <w:tmpl w:val="0407001D"/>
    <w:styleLink w:val="AktuelleList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A830D5D"/>
    <w:multiLevelType w:val="hybridMultilevel"/>
    <w:tmpl w:val="988CD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60174E"/>
    <w:multiLevelType w:val="hybridMultilevel"/>
    <w:tmpl w:val="45D42DE0"/>
    <w:lvl w:ilvl="0" w:tplc="967C7F3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AE4E76"/>
    <w:multiLevelType w:val="hybridMultilevel"/>
    <w:tmpl w:val="A65224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8874AA"/>
    <w:multiLevelType w:val="hybridMultilevel"/>
    <w:tmpl w:val="F1BC4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191D38"/>
    <w:multiLevelType w:val="hybridMultilevel"/>
    <w:tmpl w:val="A866FED2"/>
    <w:lvl w:ilvl="0" w:tplc="D974CA9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4417213"/>
    <w:multiLevelType w:val="hybridMultilevel"/>
    <w:tmpl w:val="1C9ABB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823034"/>
    <w:multiLevelType w:val="hybridMultilevel"/>
    <w:tmpl w:val="E5CEADE0"/>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334523"/>
    <w:multiLevelType w:val="hybridMultilevel"/>
    <w:tmpl w:val="2B8E2A7A"/>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1726449"/>
    <w:multiLevelType w:val="hybridMultilevel"/>
    <w:tmpl w:val="63C27730"/>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45E7AC2"/>
    <w:multiLevelType w:val="hybridMultilevel"/>
    <w:tmpl w:val="84621A8E"/>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982A38"/>
    <w:multiLevelType w:val="hybridMultilevel"/>
    <w:tmpl w:val="D752F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305EAE"/>
    <w:multiLevelType w:val="hybridMultilevel"/>
    <w:tmpl w:val="0B5C44F0"/>
    <w:lvl w:ilvl="0" w:tplc="08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8360347"/>
    <w:multiLevelType w:val="hybridMultilevel"/>
    <w:tmpl w:val="F46C91D4"/>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7F7436"/>
    <w:multiLevelType w:val="hybridMultilevel"/>
    <w:tmpl w:val="83304CB8"/>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DF69BA"/>
    <w:multiLevelType w:val="multilevel"/>
    <w:tmpl w:val="0407001D"/>
    <w:styleLink w:val="AktuelleList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14F0069"/>
    <w:multiLevelType w:val="hybridMultilevel"/>
    <w:tmpl w:val="C752198E"/>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2B3666C"/>
    <w:multiLevelType w:val="hybridMultilevel"/>
    <w:tmpl w:val="27CAFAAC"/>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491669"/>
    <w:multiLevelType w:val="hybridMultilevel"/>
    <w:tmpl w:val="8C08B07C"/>
    <w:lvl w:ilvl="0" w:tplc="D410110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5D475D9"/>
    <w:multiLevelType w:val="hybridMultilevel"/>
    <w:tmpl w:val="410AAE14"/>
    <w:lvl w:ilvl="0" w:tplc="1F44E4B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79A73A0"/>
    <w:multiLevelType w:val="hybridMultilevel"/>
    <w:tmpl w:val="259AE1E8"/>
    <w:lvl w:ilvl="0" w:tplc="D422A15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A5D6C8A"/>
    <w:multiLevelType w:val="hybridMultilevel"/>
    <w:tmpl w:val="87400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AE13A1F"/>
    <w:multiLevelType w:val="hybridMultilevel"/>
    <w:tmpl w:val="C458D7D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5C131533"/>
    <w:multiLevelType w:val="hybridMultilevel"/>
    <w:tmpl w:val="49BAE79A"/>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0EA362D"/>
    <w:multiLevelType w:val="hybridMultilevel"/>
    <w:tmpl w:val="410CC272"/>
    <w:lvl w:ilvl="0" w:tplc="C8C2421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4EB6AED"/>
    <w:multiLevelType w:val="hybridMultilevel"/>
    <w:tmpl w:val="C9207D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BD04736"/>
    <w:multiLevelType w:val="hybridMultilevel"/>
    <w:tmpl w:val="6DCC8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EB90E07"/>
    <w:multiLevelType w:val="multilevel"/>
    <w:tmpl w:val="8E8AF0C8"/>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7CA52100"/>
    <w:multiLevelType w:val="hybridMultilevel"/>
    <w:tmpl w:val="77488FB8"/>
    <w:lvl w:ilvl="0" w:tplc="04070001">
      <w:start w:val="18"/>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D42496"/>
    <w:multiLevelType w:val="hybridMultilevel"/>
    <w:tmpl w:val="5B96FB5A"/>
    <w:lvl w:ilvl="0" w:tplc="DE865D6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3481575">
    <w:abstractNumId w:val="25"/>
  </w:num>
  <w:num w:numId="2" w16cid:durableId="688991543">
    <w:abstractNumId w:val="35"/>
  </w:num>
  <w:num w:numId="3" w16cid:durableId="1190878912">
    <w:abstractNumId w:val="7"/>
  </w:num>
  <w:num w:numId="4" w16cid:durableId="423720484">
    <w:abstractNumId w:val="5"/>
  </w:num>
  <w:num w:numId="5" w16cid:durableId="890924283">
    <w:abstractNumId w:val="18"/>
  </w:num>
  <w:num w:numId="6" w16cid:durableId="509757714">
    <w:abstractNumId w:val="8"/>
  </w:num>
  <w:num w:numId="7" w16cid:durableId="494809964">
    <w:abstractNumId w:val="37"/>
  </w:num>
  <w:num w:numId="8" w16cid:durableId="530923755">
    <w:abstractNumId w:val="22"/>
  </w:num>
  <w:num w:numId="9" w16cid:durableId="1312784203">
    <w:abstractNumId w:val="12"/>
  </w:num>
  <w:num w:numId="10" w16cid:durableId="527450258">
    <w:abstractNumId w:val="32"/>
  </w:num>
  <w:num w:numId="11" w16cid:durableId="1432582953">
    <w:abstractNumId w:val="9"/>
  </w:num>
  <w:num w:numId="12" w16cid:durableId="486171398">
    <w:abstractNumId w:val="14"/>
  </w:num>
  <w:num w:numId="13" w16cid:durableId="1218661291">
    <w:abstractNumId w:val="17"/>
  </w:num>
  <w:num w:numId="14" w16cid:durableId="1859586685">
    <w:abstractNumId w:val="2"/>
  </w:num>
  <w:num w:numId="15" w16cid:durableId="689769041">
    <w:abstractNumId w:val="15"/>
  </w:num>
  <w:num w:numId="16" w16cid:durableId="1824927588">
    <w:abstractNumId w:val="28"/>
  </w:num>
  <w:num w:numId="17" w16cid:durableId="688145127">
    <w:abstractNumId w:val="24"/>
  </w:num>
  <w:num w:numId="18" w16cid:durableId="1191988400">
    <w:abstractNumId w:val="19"/>
  </w:num>
  <w:num w:numId="19" w16cid:durableId="1315908822">
    <w:abstractNumId w:val="27"/>
  </w:num>
  <w:num w:numId="20" w16cid:durableId="371924655">
    <w:abstractNumId w:val="23"/>
  </w:num>
  <w:num w:numId="21" w16cid:durableId="1473449569">
    <w:abstractNumId w:val="20"/>
  </w:num>
  <w:num w:numId="22" w16cid:durableId="1748454873">
    <w:abstractNumId w:val="21"/>
  </w:num>
  <w:num w:numId="23" w16cid:durableId="732461066">
    <w:abstractNumId w:val="33"/>
  </w:num>
  <w:num w:numId="24" w16cid:durableId="1388070385">
    <w:abstractNumId w:val="38"/>
  </w:num>
  <w:num w:numId="25" w16cid:durableId="1422143777">
    <w:abstractNumId w:val="31"/>
  </w:num>
  <w:num w:numId="26" w16cid:durableId="779643835">
    <w:abstractNumId w:val="3"/>
  </w:num>
  <w:num w:numId="27" w16cid:durableId="1008212347">
    <w:abstractNumId w:val="26"/>
  </w:num>
  <w:num w:numId="28" w16cid:durableId="232201775">
    <w:abstractNumId w:val="11"/>
  </w:num>
  <w:num w:numId="29" w16cid:durableId="940527941">
    <w:abstractNumId w:val="0"/>
  </w:num>
  <w:num w:numId="30" w16cid:durableId="717163000">
    <w:abstractNumId w:val="30"/>
  </w:num>
  <w:num w:numId="31" w16cid:durableId="1522695451">
    <w:abstractNumId w:val="13"/>
  </w:num>
  <w:num w:numId="32" w16cid:durableId="656766339">
    <w:abstractNumId w:val="16"/>
  </w:num>
  <w:num w:numId="33" w16cid:durableId="822891426">
    <w:abstractNumId w:val="10"/>
  </w:num>
  <w:num w:numId="34" w16cid:durableId="1872566115">
    <w:abstractNumId w:val="34"/>
  </w:num>
  <w:num w:numId="35" w16cid:durableId="1994092124">
    <w:abstractNumId w:val="6"/>
  </w:num>
  <w:num w:numId="36" w16cid:durableId="189418358">
    <w:abstractNumId w:val="1"/>
  </w:num>
  <w:num w:numId="37" w16cid:durableId="1718431779">
    <w:abstractNumId w:val="40"/>
  </w:num>
  <w:num w:numId="38" w16cid:durableId="1739589797">
    <w:abstractNumId w:val="36"/>
  </w:num>
  <w:num w:numId="39" w16cid:durableId="587615452">
    <w:abstractNumId w:val="29"/>
  </w:num>
  <w:num w:numId="40" w16cid:durableId="230047756">
    <w:abstractNumId w:val="39"/>
  </w:num>
  <w:num w:numId="41" w16cid:durableId="162144960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ulina Scheuren">
    <w15:presenceInfo w15:providerId="Windows Live" w15:userId="e67906df986a6bd4"/>
  </w15:person>
  <w15:person w15:author="vahaas@student.ubc.ca">
    <w15:presenceInfo w15:providerId="AD" w15:userId="S::vahaas@student.ubc.ca::7b4376c8-4b7d-4a72-9479-8e55c0895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C14"/>
    <w:rsid w:val="000020AA"/>
    <w:rsid w:val="00004129"/>
    <w:rsid w:val="00004CEA"/>
    <w:rsid w:val="00005024"/>
    <w:rsid w:val="00011AF6"/>
    <w:rsid w:val="00012312"/>
    <w:rsid w:val="0002031E"/>
    <w:rsid w:val="0002049F"/>
    <w:rsid w:val="000346FA"/>
    <w:rsid w:val="00035E05"/>
    <w:rsid w:val="00036ACD"/>
    <w:rsid w:val="00040D75"/>
    <w:rsid w:val="0004167B"/>
    <w:rsid w:val="0004226C"/>
    <w:rsid w:val="00047199"/>
    <w:rsid w:val="000518EC"/>
    <w:rsid w:val="00053713"/>
    <w:rsid w:val="00053F22"/>
    <w:rsid w:val="00064C05"/>
    <w:rsid w:val="00067006"/>
    <w:rsid w:val="000732CB"/>
    <w:rsid w:val="00074115"/>
    <w:rsid w:val="00077F1A"/>
    <w:rsid w:val="000918B1"/>
    <w:rsid w:val="0009203D"/>
    <w:rsid w:val="000957C1"/>
    <w:rsid w:val="000975AA"/>
    <w:rsid w:val="00097A62"/>
    <w:rsid w:val="000A173F"/>
    <w:rsid w:val="000A2102"/>
    <w:rsid w:val="000A69E7"/>
    <w:rsid w:val="000B31F0"/>
    <w:rsid w:val="000B3665"/>
    <w:rsid w:val="000B37E6"/>
    <w:rsid w:val="000B4306"/>
    <w:rsid w:val="000B59F8"/>
    <w:rsid w:val="000C4206"/>
    <w:rsid w:val="000C4B89"/>
    <w:rsid w:val="000C6510"/>
    <w:rsid w:val="000D1CD9"/>
    <w:rsid w:val="000D1DC4"/>
    <w:rsid w:val="000D6EC5"/>
    <w:rsid w:val="000D6F90"/>
    <w:rsid w:val="000E0121"/>
    <w:rsid w:val="000E0D3C"/>
    <w:rsid w:val="000E2F25"/>
    <w:rsid w:val="000E3CD2"/>
    <w:rsid w:val="000F085A"/>
    <w:rsid w:val="000F695F"/>
    <w:rsid w:val="000F6AC4"/>
    <w:rsid w:val="0010257C"/>
    <w:rsid w:val="001025E8"/>
    <w:rsid w:val="001123A4"/>
    <w:rsid w:val="00131258"/>
    <w:rsid w:val="00131B70"/>
    <w:rsid w:val="00133184"/>
    <w:rsid w:val="00134A98"/>
    <w:rsid w:val="001363DB"/>
    <w:rsid w:val="00137C6E"/>
    <w:rsid w:val="00140F49"/>
    <w:rsid w:val="001423C0"/>
    <w:rsid w:val="00150423"/>
    <w:rsid w:val="00155D8B"/>
    <w:rsid w:val="00163B6B"/>
    <w:rsid w:val="00163D3C"/>
    <w:rsid w:val="00164F81"/>
    <w:rsid w:val="00171201"/>
    <w:rsid w:val="00174BF7"/>
    <w:rsid w:val="00174D24"/>
    <w:rsid w:val="00176657"/>
    <w:rsid w:val="00180969"/>
    <w:rsid w:val="001820BF"/>
    <w:rsid w:val="00182A17"/>
    <w:rsid w:val="00192A5F"/>
    <w:rsid w:val="001A0082"/>
    <w:rsid w:val="001A1B72"/>
    <w:rsid w:val="001A28B3"/>
    <w:rsid w:val="001B1F51"/>
    <w:rsid w:val="001B3C3C"/>
    <w:rsid w:val="001B6997"/>
    <w:rsid w:val="001B7465"/>
    <w:rsid w:val="001C129E"/>
    <w:rsid w:val="001C7382"/>
    <w:rsid w:val="001D4534"/>
    <w:rsid w:val="001D7C87"/>
    <w:rsid w:val="001F0C02"/>
    <w:rsid w:val="001F6F0A"/>
    <w:rsid w:val="002008BE"/>
    <w:rsid w:val="00206CAB"/>
    <w:rsid w:val="0021011B"/>
    <w:rsid w:val="0021278B"/>
    <w:rsid w:val="002174DF"/>
    <w:rsid w:val="002179DB"/>
    <w:rsid w:val="00221015"/>
    <w:rsid w:val="00231F0A"/>
    <w:rsid w:val="00233D08"/>
    <w:rsid w:val="00234C66"/>
    <w:rsid w:val="002363F6"/>
    <w:rsid w:val="0023785A"/>
    <w:rsid w:val="00241589"/>
    <w:rsid w:val="002416EF"/>
    <w:rsid w:val="002427CE"/>
    <w:rsid w:val="00242AFC"/>
    <w:rsid w:val="00243C87"/>
    <w:rsid w:val="0024586F"/>
    <w:rsid w:val="00246102"/>
    <w:rsid w:val="002461BC"/>
    <w:rsid w:val="00252B5B"/>
    <w:rsid w:val="002537A2"/>
    <w:rsid w:val="00253EAC"/>
    <w:rsid w:val="0025624C"/>
    <w:rsid w:val="00257A0C"/>
    <w:rsid w:val="00263603"/>
    <w:rsid w:val="00263A0B"/>
    <w:rsid w:val="002677E5"/>
    <w:rsid w:val="00274B32"/>
    <w:rsid w:val="00276852"/>
    <w:rsid w:val="002776BF"/>
    <w:rsid w:val="00282A6B"/>
    <w:rsid w:val="0028387C"/>
    <w:rsid w:val="0028565D"/>
    <w:rsid w:val="002934E1"/>
    <w:rsid w:val="00296A65"/>
    <w:rsid w:val="002A175E"/>
    <w:rsid w:val="002A209B"/>
    <w:rsid w:val="002A2684"/>
    <w:rsid w:val="002A43EF"/>
    <w:rsid w:val="002A4B43"/>
    <w:rsid w:val="002A6CFC"/>
    <w:rsid w:val="002A775A"/>
    <w:rsid w:val="002A7E32"/>
    <w:rsid w:val="002B43E0"/>
    <w:rsid w:val="002B449A"/>
    <w:rsid w:val="002B4998"/>
    <w:rsid w:val="002B7AB7"/>
    <w:rsid w:val="002B7F52"/>
    <w:rsid w:val="002C0AB9"/>
    <w:rsid w:val="002C4A70"/>
    <w:rsid w:val="002C4F03"/>
    <w:rsid w:val="002C55DF"/>
    <w:rsid w:val="002C716E"/>
    <w:rsid w:val="002D1030"/>
    <w:rsid w:val="002D3ACA"/>
    <w:rsid w:val="002D55B9"/>
    <w:rsid w:val="002D7C42"/>
    <w:rsid w:val="002E03CD"/>
    <w:rsid w:val="002E693C"/>
    <w:rsid w:val="002F145D"/>
    <w:rsid w:val="002F3BC8"/>
    <w:rsid w:val="002F6FDF"/>
    <w:rsid w:val="002F76A7"/>
    <w:rsid w:val="00301787"/>
    <w:rsid w:val="003029D2"/>
    <w:rsid w:val="0031400F"/>
    <w:rsid w:val="00317F94"/>
    <w:rsid w:val="00321525"/>
    <w:rsid w:val="0032394F"/>
    <w:rsid w:val="00324908"/>
    <w:rsid w:val="00325736"/>
    <w:rsid w:val="003262F7"/>
    <w:rsid w:val="00326400"/>
    <w:rsid w:val="003344F1"/>
    <w:rsid w:val="00336F3F"/>
    <w:rsid w:val="00340EF5"/>
    <w:rsid w:val="0034217B"/>
    <w:rsid w:val="00343219"/>
    <w:rsid w:val="00352623"/>
    <w:rsid w:val="003528D4"/>
    <w:rsid w:val="00353CEE"/>
    <w:rsid w:val="003541DA"/>
    <w:rsid w:val="00355DDD"/>
    <w:rsid w:val="00357603"/>
    <w:rsid w:val="00357C8B"/>
    <w:rsid w:val="003622E9"/>
    <w:rsid w:val="003637DF"/>
    <w:rsid w:val="00367A8E"/>
    <w:rsid w:val="003708E7"/>
    <w:rsid w:val="00371EF9"/>
    <w:rsid w:val="00373260"/>
    <w:rsid w:val="00381B4B"/>
    <w:rsid w:val="003823A9"/>
    <w:rsid w:val="00384C68"/>
    <w:rsid w:val="003A0872"/>
    <w:rsid w:val="003A1D02"/>
    <w:rsid w:val="003B3579"/>
    <w:rsid w:val="003C414A"/>
    <w:rsid w:val="003D3164"/>
    <w:rsid w:val="003D44DE"/>
    <w:rsid w:val="003D53A0"/>
    <w:rsid w:val="003E0D59"/>
    <w:rsid w:val="003E2453"/>
    <w:rsid w:val="003E2805"/>
    <w:rsid w:val="003E3572"/>
    <w:rsid w:val="003E4241"/>
    <w:rsid w:val="003E4E09"/>
    <w:rsid w:val="003E7C4B"/>
    <w:rsid w:val="003F3BA9"/>
    <w:rsid w:val="003F3D30"/>
    <w:rsid w:val="004008BF"/>
    <w:rsid w:val="004013DC"/>
    <w:rsid w:val="00403689"/>
    <w:rsid w:val="004074C0"/>
    <w:rsid w:val="0041449D"/>
    <w:rsid w:val="00414C63"/>
    <w:rsid w:val="00415703"/>
    <w:rsid w:val="00421D35"/>
    <w:rsid w:val="0042606A"/>
    <w:rsid w:val="0044538E"/>
    <w:rsid w:val="004511C4"/>
    <w:rsid w:val="00451447"/>
    <w:rsid w:val="004536DA"/>
    <w:rsid w:val="004545A9"/>
    <w:rsid w:val="004564A0"/>
    <w:rsid w:val="004608AA"/>
    <w:rsid w:val="00472E29"/>
    <w:rsid w:val="00474F98"/>
    <w:rsid w:val="00480BEE"/>
    <w:rsid w:val="004815FC"/>
    <w:rsid w:val="0048541D"/>
    <w:rsid w:val="00485B3B"/>
    <w:rsid w:val="004863D0"/>
    <w:rsid w:val="00486C81"/>
    <w:rsid w:val="0049001F"/>
    <w:rsid w:val="00492D90"/>
    <w:rsid w:val="00494569"/>
    <w:rsid w:val="0049569B"/>
    <w:rsid w:val="004A2DCF"/>
    <w:rsid w:val="004A3719"/>
    <w:rsid w:val="004A557D"/>
    <w:rsid w:val="004A559F"/>
    <w:rsid w:val="004A6D4E"/>
    <w:rsid w:val="004B3400"/>
    <w:rsid w:val="004B4EEA"/>
    <w:rsid w:val="004B7EE6"/>
    <w:rsid w:val="004C3899"/>
    <w:rsid w:val="004C75A1"/>
    <w:rsid w:val="004D0CE1"/>
    <w:rsid w:val="004D11BC"/>
    <w:rsid w:val="004D1E86"/>
    <w:rsid w:val="004D5228"/>
    <w:rsid w:val="004E00FF"/>
    <w:rsid w:val="005067F1"/>
    <w:rsid w:val="0051042B"/>
    <w:rsid w:val="005124E8"/>
    <w:rsid w:val="005154E8"/>
    <w:rsid w:val="005164C2"/>
    <w:rsid w:val="0051760B"/>
    <w:rsid w:val="005214DF"/>
    <w:rsid w:val="00521B3E"/>
    <w:rsid w:val="00523B4B"/>
    <w:rsid w:val="00526F68"/>
    <w:rsid w:val="00533E34"/>
    <w:rsid w:val="00537F64"/>
    <w:rsid w:val="0054085C"/>
    <w:rsid w:val="00541F6D"/>
    <w:rsid w:val="0054337F"/>
    <w:rsid w:val="005509B9"/>
    <w:rsid w:val="00554706"/>
    <w:rsid w:val="00556FAB"/>
    <w:rsid w:val="00557C30"/>
    <w:rsid w:val="00565553"/>
    <w:rsid w:val="00580D70"/>
    <w:rsid w:val="005812A7"/>
    <w:rsid w:val="00587211"/>
    <w:rsid w:val="00587E17"/>
    <w:rsid w:val="00591CBD"/>
    <w:rsid w:val="005A5A21"/>
    <w:rsid w:val="005B5D7F"/>
    <w:rsid w:val="005C2775"/>
    <w:rsid w:val="005C54F7"/>
    <w:rsid w:val="005D07F9"/>
    <w:rsid w:val="005E5324"/>
    <w:rsid w:val="0060405E"/>
    <w:rsid w:val="006051F0"/>
    <w:rsid w:val="0061137D"/>
    <w:rsid w:val="00617997"/>
    <w:rsid w:val="00623C64"/>
    <w:rsid w:val="00627247"/>
    <w:rsid w:val="0063741F"/>
    <w:rsid w:val="00640C24"/>
    <w:rsid w:val="00643B33"/>
    <w:rsid w:val="00647813"/>
    <w:rsid w:val="00651A8F"/>
    <w:rsid w:val="006546F2"/>
    <w:rsid w:val="00657111"/>
    <w:rsid w:val="0065716D"/>
    <w:rsid w:val="00657927"/>
    <w:rsid w:val="00661671"/>
    <w:rsid w:val="00662994"/>
    <w:rsid w:val="00662F7B"/>
    <w:rsid w:val="00664B3A"/>
    <w:rsid w:val="00671EEB"/>
    <w:rsid w:val="00676693"/>
    <w:rsid w:val="00677CAC"/>
    <w:rsid w:val="006816F4"/>
    <w:rsid w:val="00685508"/>
    <w:rsid w:val="006905D8"/>
    <w:rsid w:val="00690FBC"/>
    <w:rsid w:val="006947C9"/>
    <w:rsid w:val="00694DBD"/>
    <w:rsid w:val="00695164"/>
    <w:rsid w:val="006A0128"/>
    <w:rsid w:val="006A28E7"/>
    <w:rsid w:val="006A29D6"/>
    <w:rsid w:val="006A39B2"/>
    <w:rsid w:val="006B2F14"/>
    <w:rsid w:val="006B6624"/>
    <w:rsid w:val="006D0832"/>
    <w:rsid w:val="006D0B4D"/>
    <w:rsid w:val="006D15BF"/>
    <w:rsid w:val="006D5644"/>
    <w:rsid w:val="006E2705"/>
    <w:rsid w:val="006F21DE"/>
    <w:rsid w:val="006F26ED"/>
    <w:rsid w:val="006F3B86"/>
    <w:rsid w:val="00701D60"/>
    <w:rsid w:val="007027EF"/>
    <w:rsid w:val="00710A0C"/>
    <w:rsid w:val="00711B37"/>
    <w:rsid w:val="00717E1E"/>
    <w:rsid w:val="00720B5D"/>
    <w:rsid w:val="00720F06"/>
    <w:rsid w:val="007213C2"/>
    <w:rsid w:val="00723496"/>
    <w:rsid w:val="007332B3"/>
    <w:rsid w:val="007347C6"/>
    <w:rsid w:val="007353C5"/>
    <w:rsid w:val="007356DF"/>
    <w:rsid w:val="00743309"/>
    <w:rsid w:val="00743E21"/>
    <w:rsid w:val="00746D19"/>
    <w:rsid w:val="00746F8E"/>
    <w:rsid w:val="0075398A"/>
    <w:rsid w:val="00757CF5"/>
    <w:rsid w:val="0076168F"/>
    <w:rsid w:val="0076240F"/>
    <w:rsid w:val="00763DFC"/>
    <w:rsid w:val="00772229"/>
    <w:rsid w:val="0078663F"/>
    <w:rsid w:val="007903D6"/>
    <w:rsid w:val="0079438E"/>
    <w:rsid w:val="00796A43"/>
    <w:rsid w:val="007A794C"/>
    <w:rsid w:val="007B2025"/>
    <w:rsid w:val="007B593A"/>
    <w:rsid w:val="007C2065"/>
    <w:rsid w:val="007C2C0C"/>
    <w:rsid w:val="007C301A"/>
    <w:rsid w:val="007C312D"/>
    <w:rsid w:val="007C6680"/>
    <w:rsid w:val="007D1316"/>
    <w:rsid w:val="007D670F"/>
    <w:rsid w:val="007E13ED"/>
    <w:rsid w:val="007E2B1B"/>
    <w:rsid w:val="007E5FE1"/>
    <w:rsid w:val="007E60D2"/>
    <w:rsid w:val="007E6DB4"/>
    <w:rsid w:val="00804524"/>
    <w:rsid w:val="00805EB9"/>
    <w:rsid w:val="00807861"/>
    <w:rsid w:val="008117AA"/>
    <w:rsid w:val="00812034"/>
    <w:rsid w:val="00817DF8"/>
    <w:rsid w:val="00821619"/>
    <w:rsid w:val="008239EB"/>
    <w:rsid w:val="0082447B"/>
    <w:rsid w:val="00831AC3"/>
    <w:rsid w:val="00833E1C"/>
    <w:rsid w:val="00834FCA"/>
    <w:rsid w:val="00836398"/>
    <w:rsid w:val="00836FA8"/>
    <w:rsid w:val="0084271F"/>
    <w:rsid w:val="0084434A"/>
    <w:rsid w:val="008479D3"/>
    <w:rsid w:val="008520C1"/>
    <w:rsid w:val="00854DF3"/>
    <w:rsid w:val="008578DD"/>
    <w:rsid w:val="0086117D"/>
    <w:rsid w:val="00861A95"/>
    <w:rsid w:val="008642BC"/>
    <w:rsid w:val="008654B9"/>
    <w:rsid w:val="008707F1"/>
    <w:rsid w:val="00875318"/>
    <w:rsid w:val="008818B6"/>
    <w:rsid w:val="00882F37"/>
    <w:rsid w:val="00883330"/>
    <w:rsid w:val="0089009A"/>
    <w:rsid w:val="00893E88"/>
    <w:rsid w:val="00894F1D"/>
    <w:rsid w:val="008B0C96"/>
    <w:rsid w:val="008B22FA"/>
    <w:rsid w:val="008B2352"/>
    <w:rsid w:val="008B2DA9"/>
    <w:rsid w:val="008B737B"/>
    <w:rsid w:val="008C28C8"/>
    <w:rsid w:val="008C504A"/>
    <w:rsid w:val="008C64CE"/>
    <w:rsid w:val="008D1B3D"/>
    <w:rsid w:val="008D3A85"/>
    <w:rsid w:val="008E089E"/>
    <w:rsid w:val="008E7630"/>
    <w:rsid w:val="008F059A"/>
    <w:rsid w:val="008F4F26"/>
    <w:rsid w:val="008F5F36"/>
    <w:rsid w:val="008F660D"/>
    <w:rsid w:val="00901204"/>
    <w:rsid w:val="00907184"/>
    <w:rsid w:val="00910543"/>
    <w:rsid w:val="009113B4"/>
    <w:rsid w:val="00916421"/>
    <w:rsid w:val="009174EA"/>
    <w:rsid w:val="00917771"/>
    <w:rsid w:val="0092160D"/>
    <w:rsid w:val="00921F44"/>
    <w:rsid w:val="0092320A"/>
    <w:rsid w:val="00924C19"/>
    <w:rsid w:val="00931109"/>
    <w:rsid w:val="009378DE"/>
    <w:rsid w:val="009403C0"/>
    <w:rsid w:val="009405DA"/>
    <w:rsid w:val="00940678"/>
    <w:rsid w:val="0094196D"/>
    <w:rsid w:val="00941BCD"/>
    <w:rsid w:val="0094377A"/>
    <w:rsid w:val="00944E48"/>
    <w:rsid w:val="00947726"/>
    <w:rsid w:val="009479D0"/>
    <w:rsid w:val="00957118"/>
    <w:rsid w:val="00960906"/>
    <w:rsid w:val="00970B2B"/>
    <w:rsid w:val="00970E2F"/>
    <w:rsid w:val="00974D64"/>
    <w:rsid w:val="00977760"/>
    <w:rsid w:val="0098140A"/>
    <w:rsid w:val="009832AF"/>
    <w:rsid w:val="00983366"/>
    <w:rsid w:val="00985896"/>
    <w:rsid w:val="0098704F"/>
    <w:rsid w:val="009903A6"/>
    <w:rsid w:val="00992FE4"/>
    <w:rsid w:val="00993A5C"/>
    <w:rsid w:val="009A016D"/>
    <w:rsid w:val="009A0B72"/>
    <w:rsid w:val="009A107C"/>
    <w:rsid w:val="009A4094"/>
    <w:rsid w:val="009A4320"/>
    <w:rsid w:val="009A5D4F"/>
    <w:rsid w:val="009A7951"/>
    <w:rsid w:val="009B02AB"/>
    <w:rsid w:val="009B2112"/>
    <w:rsid w:val="009B630C"/>
    <w:rsid w:val="009D2F47"/>
    <w:rsid w:val="009E077A"/>
    <w:rsid w:val="009E2F3A"/>
    <w:rsid w:val="009F06E6"/>
    <w:rsid w:val="009F2C20"/>
    <w:rsid w:val="009F431D"/>
    <w:rsid w:val="009F51CE"/>
    <w:rsid w:val="009F5518"/>
    <w:rsid w:val="009F66CF"/>
    <w:rsid w:val="00A074A4"/>
    <w:rsid w:val="00A07D6F"/>
    <w:rsid w:val="00A10603"/>
    <w:rsid w:val="00A11A8D"/>
    <w:rsid w:val="00A133AB"/>
    <w:rsid w:val="00A21B3F"/>
    <w:rsid w:val="00A375B1"/>
    <w:rsid w:val="00A40A71"/>
    <w:rsid w:val="00A40B43"/>
    <w:rsid w:val="00A4285E"/>
    <w:rsid w:val="00A46AF6"/>
    <w:rsid w:val="00A46B21"/>
    <w:rsid w:val="00A46EE8"/>
    <w:rsid w:val="00A53F5E"/>
    <w:rsid w:val="00A703AE"/>
    <w:rsid w:val="00A72215"/>
    <w:rsid w:val="00A80579"/>
    <w:rsid w:val="00A84336"/>
    <w:rsid w:val="00A9341F"/>
    <w:rsid w:val="00A95953"/>
    <w:rsid w:val="00AA4604"/>
    <w:rsid w:val="00AA5B48"/>
    <w:rsid w:val="00AC3D2D"/>
    <w:rsid w:val="00AC6A9E"/>
    <w:rsid w:val="00AD2C40"/>
    <w:rsid w:val="00AD443D"/>
    <w:rsid w:val="00AD44B2"/>
    <w:rsid w:val="00AD64E0"/>
    <w:rsid w:val="00AD796C"/>
    <w:rsid w:val="00AE1F5F"/>
    <w:rsid w:val="00AE2241"/>
    <w:rsid w:val="00AE3D1C"/>
    <w:rsid w:val="00AE666F"/>
    <w:rsid w:val="00AF12F9"/>
    <w:rsid w:val="00AF1CE3"/>
    <w:rsid w:val="00AF3575"/>
    <w:rsid w:val="00AF4C1D"/>
    <w:rsid w:val="00AF59F3"/>
    <w:rsid w:val="00AF6CC2"/>
    <w:rsid w:val="00B054DE"/>
    <w:rsid w:val="00B05B09"/>
    <w:rsid w:val="00B10948"/>
    <w:rsid w:val="00B11E78"/>
    <w:rsid w:val="00B15C33"/>
    <w:rsid w:val="00B165CB"/>
    <w:rsid w:val="00B20A3B"/>
    <w:rsid w:val="00B2117F"/>
    <w:rsid w:val="00B3292D"/>
    <w:rsid w:val="00B41538"/>
    <w:rsid w:val="00B43EDF"/>
    <w:rsid w:val="00B45681"/>
    <w:rsid w:val="00B45E7A"/>
    <w:rsid w:val="00B46382"/>
    <w:rsid w:val="00B5288E"/>
    <w:rsid w:val="00B53A2B"/>
    <w:rsid w:val="00B623E3"/>
    <w:rsid w:val="00B70B1B"/>
    <w:rsid w:val="00B70FA7"/>
    <w:rsid w:val="00B75161"/>
    <w:rsid w:val="00B81C41"/>
    <w:rsid w:val="00B94303"/>
    <w:rsid w:val="00B97D78"/>
    <w:rsid w:val="00BA0DDB"/>
    <w:rsid w:val="00BB79B6"/>
    <w:rsid w:val="00BC064C"/>
    <w:rsid w:val="00BD00C1"/>
    <w:rsid w:val="00BD188C"/>
    <w:rsid w:val="00BD3FE9"/>
    <w:rsid w:val="00BD6AA2"/>
    <w:rsid w:val="00BE144E"/>
    <w:rsid w:val="00BE3D31"/>
    <w:rsid w:val="00BF1DFB"/>
    <w:rsid w:val="00BF2420"/>
    <w:rsid w:val="00C01EFB"/>
    <w:rsid w:val="00C2058C"/>
    <w:rsid w:val="00C23ABF"/>
    <w:rsid w:val="00C23B8F"/>
    <w:rsid w:val="00C32466"/>
    <w:rsid w:val="00C33966"/>
    <w:rsid w:val="00C34727"/>
    <w:rsid w:val="00C37541"/>
    <w:rsid w:val="00C37B39"/>
    <w:rsid w:val="00C37C65"/>
    <w:rsid w:val="00C42AF3"/>
    <w:rsid w:val="00C44254"/>
    <w:rsid w:val="00C44475"/>
    <w:rsid w:val="00C45171"/>
    <w:rsid w:val="00C45CAA"/>
    <w:rsid w:val="00C46FF1"/>
    <w:rsid w:val="00C51779"/>
    <w:rsid w:val="00C51CD5"/>
    <w:rsid w:val="00C54DB9"/>
    <w:rsid w:val="00C54F72"/>
    <w:rsid w:val="00C54FBE"/>
    <w:rsid w:val="00C7690A"/>
    <w:rsid w:val="00C81969"/>
    <w:rsid w:val="00C87194"/>
    <w:rsid w:val="00C877C9"/>
    <w:rsid w:val="00C902C2"/>
    <w:rsid w:val="00CA4430"/>
    <w:rsid w:val="00CB058D"/>
    <w:rsid w:val="00CB5B5B"/>
    <w:rsid w:val="00CB609A"/>
    <w:rsid w:val="00CC2829"/>
    <w:rsid w:val="00CC4286"/>
    <w:rsid w:val="00CC7A18"/>
    <w:rsid w:val="00CD027C"/>
    <w:rsid w:val="00CD2D69"/>
    <w:rsid w:val="00CD64A7"/>
    <w:rsid w:val="00D0175F"/>
    <w:rsid w:val="00D02C2F"/>
    <w:rsid w:val="00D05B03"/>
    <w:rsid w:val="00D0710B"/>
    <w:rsid w:val="00D11685"/>
    <w:rsid w:val="00D13183"/>
    <w:rsid w:val="00D147D7"/>
    <w:rsid w:val="00D15334"/>
    <w:rsid w:val="00D159D6"/>
    <w:rsid w:val="00D164AF"/>
    <w:rsid w:val="00D32D47"/>
    <w:rsid w:val="00D34745"/>
    <w:rsid w:val="00D4300F"/>
    <w:rsid w:val="00D45EA6"/>
    <w:rsid w:val="00D47B37"/>
    <w:rsid w:val="00D52794"/>
    <w:rsid w:val="00D52C7A"/>
    <w:rsid w:val="00D531EB"/>
    <w:rsid w:val="00D53F1F"/>
    <w:rsid w:val="00D55D5E"/>
    <w:rsid w:val="00D55F13"/>
    <w:rsid w:val="00D60DD2"/>
    <w:rsid w:val="00D62191"/>
    <w:rsid w:val="00D639D5"/>
    <w:rsid w:val="00D70E56"/>
    <w:rsid w:val="00D81367"/>
    <w:rsid w:val="00D81840"/>
    <w:rsid w:val="00D82BE2"/>
    <w:rsid w:val="00D83C2C"/>
    <w:rsid w:val="00D86C14"/>
    <w:rsid w:val="00D86C9A"/>
    <w:rsid w:val="00D90EEE"/>
    <w:rsid w:val="00D92C03"/>
    <w:rsid w:val="00D942EB"/>
    <w:rsid w:val="00D97DA4"/>
    <w:rsid w:val="00DA0884"/>
    <w:rsid w:val="00DA0EEC"/>
    <w:rsid w:val="00DA253C"/>
    <w:rsid w:val="00DA2D68"/>
    <w:rsid w:val="00DA3CE9"/>
    <w:rsid w:val="00DA4749"/>
    <w:rsid w:val="00DA521E"/>
    <w:rsid w:val="00DA5BE7"/>
    <w:rsid w:val="00DC2939"/>
    <w:rsid w:val="00DC67D5"/>
    <w:rsid w:val="00DC7A09"/>
    <w:rsid w:val="00DD2A4B"/>
    <w:rsid w:val="00DD61BD"/>
    <w:rsid w:val="00DD66EA"/>
    <w:rsid w:val="00DE068E"/>
    <w:rsid w:val="00DE64DF"/>
    <w:rsid w:val="00DE696D"/>
    <w:rsid w:val="00DE7073"/>
    <w:rsid w:val="00DF0A91"/>
    <w:rsid w:val="00DF0DFA"/>
    <w:rsid w:val="00E0054A"/>
    <w:rsid w:val="00E00C19"/>
    <w:rsid w:val="00E011EC"/>
    <w:rsid w:val="00E03D10"/>
    <w:rsid w:val="00E0671A"/>
    <w:rsid w:val="00E0761D"/>
    <w:rsid w:val="00E167F6"/>
    <w:rsid w:val="00E20E98"/>
    <w:rsid w:val="00E2106E"/>
    <w:rsid w:val="00E24F0D"/>
    <w:rsid w:val="00E272F5"/>
    <w:rsid w:val="00E311C5"/>
    <w:rsid w:val="00E32107"/>
    <w:rsid w:val="00E328D0"/>
    <w:rsid w:val="00E34BD5"/>
    <w:rsid w:val="00E35D7F"/>
    <w:rsid w:val="00E360B0"/>
    <w:rsid w:val="00E37432"/>
    <w:rsid w:val="00E44B0F"/>
    <w:rsid w:val="00E461A9"/>
    <w:rsid w:val="00E46BA9"/>
    <w:rsid w:val="00E5117E"/>
    <w:rsid w:val="00E53AAE"/>
    <w:rsid w:val="00E54BBC"/>
    <w:rsid w:val="00E56EF3"/>
    <w:rsid w:val="00E57239"/>
    <w:rsid w:val="00E57482"/>
    <w:rsid w:val="00E60537"/>
    <w:rsid w:val="00E6087D"/>
    <w:rsid w:val="00E6113D"/>
    <w:rsid w:val="00E62935"/>
    <w:rsid w:val="00E677EE"/>
    <w:rsid w:val="00E67F38"/>
    <w:rsid w:val="00E71C05"/>
    <w:rsid w:val="00E721C9"/>
    <w:rsid w:val="00E83463"/>
    <w:rsid w:val="00E84309"/>
    <w:rsid w:val="00E84A4B"/>
    <w:rsid w:val="00E91537"/>
    <w:rsid w:val="00E94E79"/>
    <w:rsid w:val="00E95646"/>
    <w:rsid w:val="00E97634"/>
    <w:rsid w:val="00EA2B28"/>
    <w:rsid w:val="00EA5BC7"/>
    <w:rsid w:val="00EB567A"/>
    <w:rsid w:val="00EB6C58"/>
    <w:rsid w:val="00EC3A9A"/>
    <w:rsid w:val="00ED0933"/>
    <w:rsid w:val="00ED166F"/>
    <w:rsid w:val="00ED68C7"/>
    <w:rsid w:val="00ED6B10"/>
    <w:rsid w:val="00EE027F"/>
    <w:rsid w:val="00EE2608"/>
    <w:rsid w:val="00EE32CC"/>
    <w:rsid w:val="00EE649B"/>
    <w:rsid w:val="00EF0094"/>
    <w:rsid w:val="00EF0B20"/>
    <w:rsid w:val="00F00F11"/>
    <w:rsid w:val="00F01452"/>
    <w:rsid w:val="00F03193"/>
    <w:rsid w:val="00F036F7"/>
    <w:rsid w:val="00F0376B"/>
    <w:rsid w:val="00F10E55"/>
    <w:rsid w:val="00F16F66"/>
    <w:rsid w:val="00F24173"/>
    <w:rsid w:val="00F25D70"/>
    <w:rsid w:val="00F3360B"/>
    <w:rsid w:val="00F33C1D"/>
    <w:rsid w:val="00F33DF9"/>
    <w:rsid w:val="00F4079A"/>
    <w:rsid w:val="00F466A1"/>
    <w:rsid w:val="00F473E0"/>
    <w:rsid w:val="00F52042"/>
    <w:rsid w:val="00F52111"/>
    <w:rsid w:val="00F532C6"/>
    <w:rsid w:val="00F57530"/>
    <w:rsid w:val="00F70D1F"/>
    <w:rsid w:val="00F7516D"/>
    <w:rsid w:val="00F76616"/>
    <w:rsid w:val="00F8093F"/>
    <w:rsid w:val="00F80DE5"/>
    <w:rsid w:val="00F82180"/>
    <w:rsid w:val="00F85719"/>
    <w:rsid w:val="00F85AA6"/>
    <w:rsid w:val="00F869BF"/>
    <w:rsid w:val="00F9256D"/>
    <w:rsid w:val="00F94C82"/>
    <w:rsid w:val="00F9760F"/>
    <w:rsid w:val="00F97DA3"/>
    <w:rsid w:val="00FA75BA"/>
    <w:rsid w:val="00FB3735"/>
    <w:rsid w:val="00FB5C61"/>
    <w:rsid w:val="00FB66E8"/>
    <w:rsid w:val="00FB772A"/>
    <w:rsid w:val="00FC1336"/>
    <w:rsid w:val="00FC2500"/>
    <w:rsid w:val="00FC6DD5"/>
    <w:rsid w:val="00FC75D1"/>
    <w:rsid w:val="00FD3FC6"/>
    <w:rsid w:val="00FD4BB1"/>
    <w:rsid w:val="00FD76D2"/>
    <w:rsid w:val="00FE6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B6E5F"/>
  <w14:defaultImageDpi w14:val="32767"/>
  <w15:chartTrackingRefBased/>
  <w15:docId w15:val="{F87F0C10-659B-0A43-84EC-EC41F539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uiPriority w:val="7"/>
    <w:qFormat/>
    <w:rsid w:val="00C44254"/>
    <w:pPr>
      <w:spacing w:line="360" w:lineRule="auto"/>
      <w:jc w:val="both"/>
    </w:pPr>
    <w:rPr>
      <w:rFonts w:ascii="Times New Roman" w:eastAsia="Times New Roman" w:hAnsi="Times New Roman" w:cs="Times New Roman"/>
      <w:lang w:val="en-CA" w:eastAsia="de-DE"/>
    </w:rPr>
  </w:style>
  <w:style w:type="paragraph" w:styleId="berschrift1">
    <w:name w:val="heading 1"/>
    <w:basedOn w:val="Standard"/>
    <w:next w:val="Standard"/>
    <w:link w:val="berschrift1Zchn"/>
    <w:uiPriority w:val="9"/>
    <w:qFormat/>
    <w:rsid w:val="004D5228"/>
    <w:pPr>
      <w:keepNext/>
      <w:keepLines/>
      <w:spacing w:before="360" w:after="80"/>
      <w:outlineLvl w:val="0"/>
    </w:pPr>
    <w:rPr>
      <w:rFonts w:eastAsiaTheme="majorEastAsia" w:cstheme="majorBidi"/>
      <w:b/>
      <w:color w:val="000000" w:themeColor="text1"/>
      <w:sz w:val="36"/>
      <w:szCs w:val="40"/>
    </w:rPr>
  </w:style>
  <w:style w:type="paragraph" w:styleId="berschrift2">
    <w:name w:val="heading 2"/>
    <w:basedOn w:val="Standard"/>
    <w:next w:val="Standard"/>
    <w:link w:val="berschrift2Zchn"/>
    <w:uiPriority w:val="9"/>
    <w:unhideWhenUsed/>
    <w:qFormat/>
    <w:rsid w:val="004D5228"/>
    <w:pPr>
      <w:keepNext/>
      <w:keepLines/>
      <w:spacing w:before="160" w:after="80"/>
      <w:outlineLvl w:val="1"/>
    </w:pPr>
    <w:rPr>
      <w:rFonts w:eastAsiaTheme="majorEastAsia" w:cstheme="majorBidi"/>
      <w:b/>
      <w:color w:val="000000" w:themeColor="text1"/>
      <w:sz w:val="32"/>
      <w:szCs w:val="32"/>
    </w:rPr>
  </w:style>
  <w:style w:type="paragraph" w:styleId="berschrift3">
    <w:name w:val="heading 3"/>
    <w:basedOn w:val="Standard"/>
    <w:next w:val="Standard"/>
    <w:link w:val="berschrift3Zchn"/>
    <w:uiPriority w:val="9"/>
    <w:unhideWhenUsed/>
    <w:qFormat/>
    <w:rsid w:val="004D5228"/>
    <w:pPr>
      <w:keepNext/>
      <w:keepLines/>
      <w:spacing w:before="160" w:after="80"/>
      <w:outlineLvl w:val="2"/>
    </w:pPr>
    <w:rPr>
      <w:rFonts w:eastAsiaTheme="majorEastAsia" w:cstheme="majorBidi"/>
      <w:b/>
      <w:color w:val="000000" w:themeColor="text1"/>
      <w:sz w:val="28"/>
      <w:szCs w:val="28"/>
    </w:rPr>
  </w:style>
  <w:style w:type="paragraph" w:styleId="berschrift4">
    <w:name w:val="heading 4"/>
    <w:basedOn w:val="Standard"/>
    <w:next w:val="Standard"/>
    <w:link w:val="berschrift4Zchn"/>
    <w:uiPriority w:val="9"/>
    <w:unhideWhenUsed/>
    <w:qFormat/>
    <w:rsid w:val="004D5228"/>
    <w:pPr>
      <w:keepNext/>
      <w:keepLines/>
      <w:spacing w:before="80" w:after="40"/>
      <w:outlineLvl w:val="3"/>
    </w:pPr>
    <w:rPr>
      <w:rFonts w:eastAsiaTheme="majorEastAsia" w:cstheme="majorBidi"/>
      <w:b/>
      <w:iCs/>
      <w:color w:val="000000" w:themeColor="text1"/>
    </w:rPr>
  </w:style>
  <w:style w:type="paragraph" w:styleId="berschrift5">
    <w:name w:val="heading 5"/>
    <w:basedOn w:val="Standard"/>
    <w:next w:val="Standard"/>
    <w:link w:val="berschrift5Zchn"/>
    <w:uiPriority w:val="9"/>
    <w:semiHidden/>
    <w:unhideWhenUsed/>
    <w:qFormat/>
    <w:rsid w:val="00D86C14"/>
    <w:pPr>
      <w:keepNext/>
      <w:keepLines/>
      <w:numPr>
        <w:ilvl w:val="4"/>
        <w:numId w:val="2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D86C14"/>
    <w:pPr>
      <w:keepNext/>
      <w:keepLines/>
      <w:numPr>
        <w:ilvl w:val="5"/>
        <w:numId w:val="2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86C14"/>
    <w:pPr>
      <w:keepNext/>
      <w:keepLines/>
      <w:numPr>
        <w:ilvl w:val="6"/>
        <w:numId w:val="2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86C14"/>
    <w:pPr>
      <w:keepNext/>
      <w:keepLines/>
      <w:numPr>
        <w:ilvl w:val="7"/>
        <w:numId w:val="2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86C14"/>
    <w:pPr>
      <w:keepNext/>
      <w:keepLines/>
      <w:numPr>
        <w:ilvl w:val="8"/>
        <w:numId w:val="24"/>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5228"/>
    <w:rPr>
      <w:rFonts w:ascii="Times New Roman" w:eastAsiaTheme="majorEastAsia" w:hAnsi="Times New Roman" w:cstheme="majorBidi"/>
      <w:b/>
      <w:color w:val="000000" w:themeColor="text1"/>
      <w:kern w:val="2"/>
      <w:sz w:val="36"/>
      <w:szCs w:val="40"/>
      <w:lang w:val="en-CA"/>
      <w14:ligatures w14:val="standardContextual"/>
    </w:rPr>
  </w:style>
  <w:style w:type="character" w:customStyle="1" w:styleId="berschrift2Zchn">
    <w:name w:val="Überschrift 2 Zchn"/>
    <w:basedOn w:val="Absatz-Standardschriftart"/>
    <w:link w:val="berschrift2"/>
    <w:uiPriority w:val="9"/>
    <w:rsid w:val="004D5228"/>
    <w:rPr>
      <w:rFonts w:ascii="Times New Roman" w:eastAsiaTheme="majorEastAsia" w:hAnsi="Times New Roman" w:cstheme="majorBidi"/>
      <w:b/>
      <w:color w:val="000000" w:themeColor="text1"/>
      <w:kern w:val="2"/>
      <w:sz w:val="32"/>
      <w:szCs w:val="32"/>
      <w:lang w:val="en-CA"/>
      <w14:ligatures w14:val="standardContextual"/>
    </w:rPr>
  </w:style>
  <w:style w:type="character" w:customStyle="1" w:styleId="berschrift3Zchn">
    <w:name w:val="Überschrift 3 Zchn"/>
    <w:basedOn w:val="Absatz-Standardschriftart"/>
    <w:link w:val="berschrift3"/>
    <w:uiPriority w:val="9"/>
    <w:rsid w:val="004D5228"/>
    <w:rPr>
      <w:rFonts w:ascii="Times New Roman" w:eastAsiaTheme="majorEastAsia" w:hAnsi="Times New Roman" w:cstheme="majorBidi"/>
      <w:b/>
      <w:color w:val="000000" w:themeColor="text1"/>
      <w:kern w:val="2"/>
      <w:sz w:val="28"/>
      <w:szCs w:val="28"/>
      <w:lang w:val="en-CA"/>
      <w14:ligatures w14:val="standardContextual"/>
    </w:rPr>
  </w:style>
  <w:style w:type="character" w:customStyle="1" w:styleId="berschrift4Zchn">
    <w:name w:val="Überschrift 4 Zchn"/>
    <w:basedOn w:val="Absatz-Standardschriftart"/>
    <w:link w:val="berschrift4"/>
    <w:uiPriority w:val="9"/>
    <w:rsid w:val="004D5228"/>
    <w:rPr>
      <w:rFonts w:ascii="Times New Roman" w:eastAsiaTheme="majorEastAsia" w:hAnsi="Times New Roman" w:cstheme="majorBidi"/>
      <w:b/>
      <w:iCs/>
      <w:color w:val="000000" w:themeColor="text1"/>
      <w:kern w:val="2"/>
      <w:szCs w:val="22"/>
      <w:lang w:val="en-CA"/>
      <w14:ligatures w14:val="standardContextual"/>
    </w:rPr>
  </w:style>
  <w:style w:type="character" w:customStyle="1" w:styleId="berschrift5Zchn">
    <w:name w:val="Überschrift 5 Zchn"/>
    <w:basedOn w:val="Absatz-Standardschriftart"/>
    <w:link w:val="berschrift5"/>
    <w:uiPriority w:val="9"/>
    <w:semiHidden/>
    <w:rsid w:val="00D86C14"/>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D86C1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86C1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86C1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86C14"/>
    <w:rPr>
      <w:rFonts w:eastAsiaTheme="majorEastAsia" w:cstheme="majorBidi"/>
      <w:color w:val="272727" w:themeColor="text1" w:themeTint="D8"/>
    </w:rPr>
  </w:style>
  <w:style w:type="paragraph" w:styleId="Titel">
    <w:name w:val="Title"/>
    <w:basedOn w:val="Standard"/>
    <w:next w:val="Standard"/>
    <w:link w:val="TitelZchn"/>
    <w:uiPriority w:val="10"/>
    <w:qFormat/>
    <w:rsid w:val="00D86C1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6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86C1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86C1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86C1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D86C14"/>
    <w:rPr>
      <w:i/>
      <w:iCs/>
      <w:color w:val="404040" w:themeColor="text1" w:themeTint="BF"/>
    </w:rPr>
  </w:style>
  <w:style w:type="paragraph" w:styleId="Listenabsatz">
    <w:name w:val="List Paragraph"/>
    <w:basedOn w:val="Standard"/>
    <w:uiPriority w:val="34"/>
    <w:qFormat/>
    <w:rsid w:val="00D86C14"/>
    <w:pPr>
      <w:ind w:left="720"/>
      <w:contextualSpacing/>
    </w:pPr>
  </w:style>
  <w:style w:type="character" w:styleId="IntensiveHervorhebung">
    <w:name w:val="Intense Emphasis"/>
    <w:basedOn w:val="Absatz-Standardschriftart"/>
    <w:uiPriority w:val="21"/>
    <w:qFormat/>
    <w:rsid w:val="00D86C14"/>
    <w:rPr>
      <w:i/>
      <w:iCs/>
      <w:color w:val="2F5496" w:themeColor="accent1" w:themeShade="BF"/>
    </w:rPr>
  </w:style>
  <w:style w:type="paragraph" w:styleId="IntensivesZitat">
    <w:name w:val="Intense Quote"/>
    <w:basedOn w:val="Standard"/>
    <w:next w:val="Standard"/>
    <w:link w:val="IntensivesZitatZchn"/>
    <w:uiPriority w:val="30"/>
    <w:qFormat/>
    <w:rsid w:val="00D86C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D86C14"/>
    <w:rPr>
      <w:i/>
      <w:iCs/>
      <w:color w:val="2F5496" w:themeColor="accent1" w:themeShade="BF"/>
    </w:rPr>
  </w:style>
  <w:style w:type="character" w:styleId="IntensiverVerweis">
    <w:name w:val="Intense Reference"/>
    <w:basedOn w:val="Absatz-Standardschriftart"/>
    <w:uiPriority w:val="32"/>
    <w:qFormat/>
    <w:rsid w:val="00D86C14"/>
    <w:rPr>
      <w:b/>
      <w:bCs/>
      <w:smallCaps/>
      <w:color w:val="2F5496" w:themeColor="accent1" w:themeShade="BF"/>
      <w:spacing w:val="5"/>
    </w:rPr>
  </w:style>
  <w:style w:type="paragraph" w:customStyle="1" w:styleId="SublineTitelbox">
    <w:name w:val="Subline Titelbox"/>
    <w:basedOn w:val="Standard"/>
    <w:uiPriority w:val="19"/>
    <w:qFormat/>
    <w:rsid w:val="00D86C14"/>
    <w:pPr>
      <w:spacing w:line="240" w:lineRule="auto"/>
    </w:pPr>
    <w:rPr>
      <w:b/>
      <w:bCs/>
      <w:color w:val="FFFFFF" w:themeColor="background1"/>
      <w:szCs w:val="20"/>
      <w:lang w:val="de-CH"/>
    </w:rPr>
  </w:style>
  <w:style w:type="paragraph" w:styleId="Kopfzeile">
    <w:name w:val="header"/>
    <w:basedOn w:val="Standard"/>
    <w:link w:val="KopfzeileZchn"/>
    <w:uiPriority w:val="99"/>
    <w:unhideWhenUsed/>
    <w:rsid w:val="00D86C14"/>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86C14"/>
    <w:rPr>
      <w:kern w:val="2"/>
      <w:sz w:val="22"/>
      <w:szCs w:val="22"/>
      <w:lang w:val="en-GB"/>
      <w14:ligatures w14:val="standardContextual"/>
    </w:rPr>
  </w:style>
  <w:style w:type="paragraph" w:styleId="Fuzeile">
    <w:name w:val="footer"/>
    <w:basedOn w:val="Standard"/>
    <w:link w:val="FuzeileZchn"/>
    <w:uiPriority w:val="99"/>
    <w:unhideWhenUsed/>
    <w:rsid w:val="00D86C14"/>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86C14"/>
    <w:rPr>
      <w:kern w:val="2"/>
      <w:sz w:val="22"/>
      <w:szCs w:val="22"/>
      <w:lang w:val="en-GB"/>
      <w14:ligatures w14:val="standardContextual"/>
    </w:rPr>
  </w:style>
  <w:style w:type="character" w:styleId="Kommentarzeichen">
    <w:name w:val="annotation reference"/>
    <w:basedOn w:val="Absatz-Standardschriftart"/>
    <w:uiPriority w:val="99"/>
    <w:semiHidden/>
    <w:unhideWhenUsed/>
    <w:rsid w:val="00067006"/>
    <w:rPr>
      <w:sz w:val="16"/>
      <w:szCs w:val="16"/>
    </w:rPr>
  </w:style>
  <w:style w:type="paragraph" w:styleId="Kommentartext">
    <w:name w:val="annotation text"/>
    <w:basedOn w:val="Standard"/>
    <w:link w:val="KommentartextZchn"/>
    <w:uiPriority w:val="99"/>
    <w:semiHidden/>
    <w:unhideWhenUsed/>
    <w:rsid w:val="000670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7006"/>
    <w:rPr>
      <w:rFonts w:ascii="Arial" w:hAnsi="Arial"/>
      <w:kern w:val="2"/>
      <w:sz w:val="20"/>
      <w:szCs w:val="20"/>
      <w:lang w:val="en-GB"/>
      <w14:ligatures w14:val="standardContextual"/>
    </w:rPr>
  </w:style>
  <w:style w:type="paragraph" w:styleId="Kommentarthema">
    <w:name w:val="annotation subject"/>
    <w:basedOn w:val="Kommentartext"/>
    <w:next w:val="Kommentartext"/>
    <w:link w:val="KommentarthemaZchn"/>
    <w:uiPriority w:val="99"/>
    <w:semiHidden/>
    <w:unhideWhenUsed/>
    <w:rsid w:val="00067006"/>
    <w:rPr>
      <w:b/>
      <w:bCs/>
    </w:rPr>
  </w:style>
  <w:style w:type="character" w:customStyle="1" w:styleId="KommentarthemaZchn">
    <w:name w:val="Kommentarthema Zchn"/>
    <w:basedOn w:val="KommentartextZchn"/>
    <w:link w:val="Kommentarthema"/>
    <w:uiPriority w:val="99"/>
    <w:semiHidden/>
    <w:rsid w:val="00067006"/>
    <w:rPr>
      <w:rFonts w:ascii="Arial" w:hAnsi="Arial"/>
      <w:b/>
      <w:bCs/>
      <w:kern w:val="2"/>
      <w:sz w:val="20"/>
      <w:szCs w:val="20"/>
      <w:lang w:val="en-GB"/>
      <w14:ligatures w14:val="standardContextual"/>
    </w:rPr>
  </w:style>
  <w:style w:type="character" w:styleId="Seitenzahl">
    <w:name w:val="page number"/>
    <w:basedOn w:val="Absatz-Standardschriftart"/>
    <w:uiPriority w:val="99"/>
    <w:semiHidden/>
    <w:unhideWhenUsed/>
    <w:rsid w:val="00C902C2"/>
  </w:style>
  <w:style w:type="paragraph" w:styleId="StandardWeb">
    <w:name w:val="Normal (Web)"/>
    <w:basedOn w:val="Standard"/>
    <w:uiPriority w:val="99"/>
    <w:semiHidden/>
    <w:unhideWhenUsed/>
    <w:rsid w:val="005A5A21"/>
    <w:pPr>
      <w:spacing w:before="100" w:beforeAutospacing="1" w:after="100" w:afterAutospacing="1" w:line="240" w:lineRule="auto"/>
    </w:pPr>
    <w:rPr>
      <w:lang w:val="de-CH"/>
    </w:rPr>
  </w:style>
  <w:style w:type="table" w:styleId="Gitternetztabelle1hell">
    <w:name w:val="Grid Table 1 Light"/>
    <w:basedOn w:val="NormaleTabelle"/>
    <w:uiPriority w:val="46"/>
    <w:rsid w:val="006D564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317F94"/>
    <w:pPr>
      <w:spacing w:line="240" w:lineRule="auto"/>
    </w:pPr>
    <w:rPr>
      <w:i/>
      <w:iCs/>
      <w:color w:val="44546A" w:themeColor="text2"/>
      <w:sz w:val="18"/>
      <w:szCs w:val="18"/>
    </w:rPr>
  </w:style>
  <w:style w:type="paragraph" w:styleId="Literaturverzeichnis">
    <w:name w:val="Bibliography"/>
    <w:basedOn w:val="Standard"/>
    <w:next w:val="Standard"/>
    <w:uiPriority w:val="37"/>
    <w:unhideWhenUsed/>
    <w:rsid w:val="00D52C7A"/>
    <w:pPr>
      <w:tabs>
        <w:tab w:val="left" w:pos="380"/>
      </w:tabs>
      <w:spacing w:after="240" w:line="240" w:lineRule="auto"/>
      <w:ind w:left="384" w:hanging="384"/>
    </w:pPr>
  </w:style>
  <w:style w:type="character" w:customStyle="1" w:styleId="apple-converted-space">
    <w:name w:val="apple-converted-space"/>
    <w:basedOn w:val="Absatz-Standardschriftart"/>
    <w:rsid w:val="002C0AB9"/>
  </w:style>
  <w:style w:type="character" w:styleId="Fett">
    <w:name w:val="Strong"/>
    <w:basedOn w:val="Absatz-Standardschriftart"/>
    <w:uiPriority w:val="22"/>
    <w:qFormat/>
    <w:rsid w:val="002C0AB9"/>
    <w:rPr>
      <w:b/>
      <w:bCs/>
    </w:rPr>
  </w:style>
  <w:style w:type="character" w:styleId="Hyperlink">
    <w:name w:val="Hyperlink"/>
    <w:basedOn w:val="Absatz-Standardschriftart"/>
    <w:uiPriority w:val="99"/>
    <w:unhideWhenUsed/>
    <w:rsid w:val="002C0AB9"/>
    <w:rPr>
      <w:color w:val="0000FF"/>
      <w:u w:val="single"/>
    </w:rPr>
  </w:style>
  <w:style w:type="character" w:styleId="Hervorhebung">
    <w:name w:val="Emphasis"/>
    <w:basedOn w:val="Absatz-Standardschriftart"/>
    <w:uiPriority w:val="20"/>
    <w:qFormat/>
    <w:rsid w:val="002C0AB9"/>
    <w:rPr>
      <w:i/>
      <w:iCs/>
    </w:rPr>
  </w:style>
  <w:style w:type="character" w:styleId="NichtaufgelsteErwhnung">
    <w:name w:val="Unresolved Mention"/>
    <w:basedOn w:val="Absatz-Standardschriftart"/>
    <w:uiPriority w:val="99"/>
    <w:rsid w:val="00163D3C"/>
    <w:rPr>
      <w:color w:val="605E5C"/>
      <w:shd w:val="clear" w:color="auto" w:fill="E1DFDD"/>
    </w:rPr>
  </w:style>
  <w:style w:type="character" w:styleId="BesuchterLink">
    <w:name w:val="FollowedHyperlink"/>
    <w:basedOn w:val="Absatz-Standardschriftart"/>
    <w:uiPriority w:val="99"/>
    <w:semiHidden/>
    <w:unhideWhenUsed/>
    <w:rsid w:val="00D147D7"/>
    <w:rPr>
      <w:color w:val="954F72" w:themeColor="followedHyperlink"/>
      <w:u w:val="single"/>
    </w:rPr>
  </w:style>
  <w:style w:type="paragraph" w:styleId="berarbeitung">
    <w:name w:val="Revision"/>
    <w:hidden/>
    <w:uiPriority w:val="99"/>
    <w:semiHidden/>
    <w:rsid w:val="008520C1"/>
    <w:rPr>
      <w:rFonts w:ascii="Arial" w:hAnsi="Arial"/>
      <w:kern w:val="2"/>
      <w:sz w:val="22"/>
      <w:szCs w:val="22"/>
      <w:lang w:val="en-GB"/>
      <w14:ligatures w14:val="standardContextual"/>
    </w:rPr>
  </w:style>
  <w:style w:type="table" w:styleId="Tabellenraster">
    <w:name w:val="Table Grid"/>
    <w:basedOn w:val="NormaleTabelle"/>
    <w:uiPriority w:val="39"/>
    <w:rsid w:val="00517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elleListe1">
    <w:name w:val="Aktuelle Liste1"/>
    <w:uiPriority w:val="99"/>
    <w:rsid w:val="004D5228"/>
    <w:pPr>
      <w:numPr>
        <w:numId w:val="26"/>
      </w:numPr>
    </w:pPr>
  </w:style>
  <w:style w:type="numbering" w:customStyle="1" w:styleId="AktuelleListe2">
    <w:name w:val="Aktuelle Liste2"/>
    <w:uiPriority w:val="99"/>
    <w:rsid w:val="004D5228"/>
    <w:pPr>
      <w:numPr>
        <w:numId w:val="27"/>
      </w:numPr>
    </w:pPr>
  </w:style>
  <w:style w:type="numbering" w:customStyle="1" w:styleId="AktuelleListe3">
    <w:name w:val="Aktuelle Liste3"/>
    <w:uiPriority w:val="99"/>
    <w:rsid w:val="004D5228"/>
    <w:pPr>
      <w:numPr>
        <w:numId w:val="28"/>
      </w:numPr>
    </w:pPr>
  </w:style>
  <w:style w:type="numbering" w:customStyle="1" w:styleId="AktuelleListe4">
    <w:name w:val="Aktuelle Liste4"/>
    <w:uiPriority w:val="99"/>
    <w:rsid w:val="004D5228"/>
    <w:pPr>
      <w:numPr>
        <w:numId w:val="29"/>
      </w:numPr>
    </w:pPr>
  </w:style>
  <w:style w:type="paragraph" w:customStyle="1" w:styleId="msonormal0">
    <w:name w:val="msonormal"/>
    <w:basedOn w:val="Standard"/>
    <w:rsid w:val="00DE696D"/>
    <w:pPr>
      <w:spacing w:before="100" w:beforeAutospacing="1" w:after="100" w:afterAutospacing="1" w:line="240" w:lineRule="auto"/>
      <w:jc w:val="left"/>
    </w:pPr>
    <w:rPr>
      <w:lang w:val="de-CH"/>
    </w:rPr>
  </w:style>
  <w:style w:type="paragraph" w:customStyle="1" w:styleId="xl63">
    <w:name w:val="xl63"/>
    <w:basedOn w:val="Standard"/>
    <w:rsid w:val="00DE696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b/>
      <w:bCs/>
      <w:lang w:val="de-CH"/>
    </w:rPr>
  </w:style>
  <w:style w:type="paragraph" w:customStyle="1" w:styleId="referencescopy1">
    <w:name w:val="referencescopy1"/>
    <w:basedOn w:val="Standard"/>
    <w:rsid w:val="00C37B39"/>
    <w:pPr>
      <w:spacing w:before="100" w:beforeAutospacing="1" w:after="100" w:afterAutospacing="1" w:line="240" w:lineRule="auto"/>
      <w:jc w:val="left"/>
    </w:pPr>
    <w:rPr>
      <w:lang w:val="de-CH"/>
    </w:rPr>
  </w:style>
  <w:style w:type="character" w:customStyle="1" w:styleId="get-access-text">
    <w:name w:val="get-access-text"/>
    <w:basedOn w:val="Absatz-Standardschriftart"/>
    <w:rsid w:val="001F6F0A"/>
  </w:style>
  <w:style w:type="character" w:customStyle="1" w:styleId="al-author-name-more">
    <w:name w:val="al-author-name-more"/>
    <w:basedOn w:val="Absatz-Standardschriftart"/>
    <w:rsid w:val="001F6F0A"/>
  </w:style>
  <w:style w:type="character" w:customStyle="1" w:styleId="delimiter">
    <w:name w:val="delimiter"/>
    <w:basedOn w:val="Absatz-Standardschriftart"/>
    <w:rsid w:val="001F6F0A"/>
  </w:style>
  <w:style w:type="character" w:customStyle="1" w:styleId="muitypography-root">
    <w:name w:val="muitypography-root"/>
    <w:basedOn w:val="Absatz-Standardschriftart"/>
    <w:rsid w:val="00357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2386">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65806960">
      <w:bodyDiv w:val="1"/>
      <w:marLeft w:val="0"/>
      <w:marRight w:val="0"/>
      <w:marTop w:val="0"/>
      <w:marBottom w:val="0"/>
      <w:divBdr>
        <w:top w:val="none" w:sz="0" w:space="0" w:color="auto"/>
        <w:left w:val="none" w:sz="0" w:space="0" w:color="auto"/>
        <w:bottom w:val="none" w:sz="0" w:space="0" w:color="auto"/>
        <w:right w:val="none" w:sz="0" w:space="0" w:color="auto"/>
      </w:divBdr>
    </w:div>
    <w:div w:id="114839508">
      <w:bodyDiv w:val="1"/>
      <w:marLeft w:val="0"/>
      <w:marRight w:val="0"/>
      <w:marTop w:val="0"/>
      <w:marBottom w:val="0"/>
      <w:divBdr>
        <w:top w:val="none" w:sz="0" w:space="0" w:color="auto"/>
        <w:left w:val="none" w:sz="0" w:space="0" w:color="auto"/>
        <w:bottom w:val="none" w:sz="0" w:space="0" w:color="auto"/>
        <w:right w:val="none" w:sz="0" w:space="0" w:color="auto"/>
      </w:divBdr>
    </w:div>
    <w:div w:id="123043813">
      <w:bodyDiv w:val="1"/>
      <w:marLeft w:val="0"/>
      <w:marRight w:val="0"/>
      <w:marTop w:val="0"/>
      <w:marBottom w:val="0"/>
      <w:divBdr>
        <w:top w:val="none" w:sz="0" w:space="0" w:color="auto"/>
        <w:left w:val="none" w:sz="0" w:space="0" w:color="auto"/>
        <w:bottom w:val="none" w:sz="0" w:space="0" w:color="auto"/>
        <w:right w:val="none" w:sz="0" w:space="0" w:color="auto"/>
      </w:divBdr>
    </w:div>
    <w:div w:id="125974110">
      <w:bodyDiv w:val="1"/>
      <w:marLeft w:val="0"/>
      <w:marRight w:val="0"/>
      <w:marTop w:val="0"/>
      <w:marBottom w:val="0"/>
      <w:divBdr>
        <w:top w:val="none" w:sz="0" w:space="0" w:color="auto"/>
        <w:left w:val="none" w:sz="0" w:space="0" w:color="auto"/>
        <w:bottom w:val="none" w:sz="0" w:space="0" w:color="auto"/>
        <w:right w:val="none" w:sz="0" w:space="0" w:color="auto"/>
      </w:divBdr>
    </w:div>
    <w:div w:id="187062983">
      <w:bodyDiv w:val="1"/>
      <w:marLeft w:val="0"/>
      <w:marRight w:val="0"/>
      <w:marTop w:val="0"/>
      <w:marBottom w:val="0"/>
      <w:divBdr>
        <w:top w:val="none" w:sz="0" w:space="0" w:color="auto"/>
        <w:left w:val="none" w:sz="0" w:space="0" w:color="auto"/>
        <w:bottom w:val="none" w:sz="0" w:space="0" w:color="auto"/>
        <w:right w:val="none" w:sz="0" w:space="0" w:color="auto"/>
      </w:divBdr>
    </w:div>
    <w:div w:id="202835321">
      <w:bodyDiv w:val="1"/>
      <w:marLeft w:val="0"/>
      <w:marRight w:val="0"/>
      <w:marTop w:val="0"/>
      <w:marBottom w:val="0"/>
      <w:divBdr>
        <w:top w:val="none" w:sz="0" w:space="0" w:color="auto"/>
        <w:left w:val="none" w:sz="0" w:space="0" w:color="auto"/>
        <w:bottom w:val="none" w:sz="0" w:space="0" w:color="auto"/>
        <w:right w:val="none" w:sz="0" w:space="0" w:color="auto"/>
      </w:divBdr>
    </w:div>
    <w:div w:id="267663787">
      <w:bodyDiv w:val="1"/>
      <w:marLeft w:val="0"/>
      <w:marRight w:val="0"/>
      <w:marTop w:val="0"/>
      <w:marBottom w:val="0"/>
      <w:divBdr>
        <w:top w:val="none" w:sz="0" w:space="0" w:color="auto"/>
        <w:left w:val="none" w:sz="0" w:space="0" w:color="auto"/>
        <w:bottom w:val="none" w:sz="0" w:space="0" w:color="auto"/>
        <w:right w:val="none" w:sz="0" w:space="0" w:color="auto"/>
      </w:divBdr>
    </w:div>
    <w:div w:id="354381947">
      <w:bodyDiv w:val="1"/>
      <w:marLeft w:val="0"/>
      <w:marRight w:val="0"/>
      <w:marTop w:val="0"/>
      <w:marBottom w:val="0"/>
      <w:divBdr>
        <w:top w:val="none" w:sz="0" w:space="0" w:color="auto"/>
        <w:left w:val="none" w:sz="0" w:space="0" w:color="auto"/>
        <w:bottom w:val="none" w:sz="0" w:space="0" w:color="auto"/>
        <w:right w:val="none" w:sz="0" w:space="0" w:color="auto"/>
      </w:divBdr>
    </w:div>
    <w:div w:id="381758733">
      <w:bodyDiv w:val="1"/>
      <w:marLeft w:val="0"/>
      <w:marRight w:val="0"/>
      <w:marTop w:val="0"/>
      <w:marBottom w:val="0"/>
      <w:divBdr>
        <w:top w:val="none" w:sz="0" w:space="0" w:color="auto"/>
        <w:left w:val="none" w:sz="0" w:space="0" w:color="auto"/>
        <w:bottom w:val="none" w:sz="0" w:space="0" w:color="auto"/>
        <w:right w:val="none" w:sz="0" w:space="0" w:color="auto"/>
      </w:divBdr>
    </w:div>
    <w:div w:id="392388988">
      <w:bodyDiv w:val="1"/>
      <w:marLeft w:val="0"/>
      <w:marRight w:val="0"/>
      <w:marTop w:val="0"/>
      <w:marBottom w:val="0"/>
      <w:divBdr>
        <w:top w:val="none" w:sz="0" w:space="0" w:color="auto"/>
        <w:left w:val="none" w:sz="0" w:space="0" w:color="auto"/>
        <w:bottom w:val="none" w:sz="0" w:space="0" w:color="auto"/>
        <w:right w:val="none" w:sz="0" w:space="0" w:color="auto"/>
      </w:divBdr>
    </w:div>
    <w:div w:id="460730615">
      <w:bodyDiv w:val="1"/>
      <w:marLeft w:val="0"/>
      <w:marRight w:val="0"/>
      <w:marTop w:val="0"/>
      <w:marBottom w:val="0"/>
      <w:divBdr>
        <w:top w:val="none" w:sz="0" w:space="0" w:color="auto"/>
        <w:left w:val="none" w:sz="0" w:space="0" w:color="auto"/>
        <w:bottom w:val="none" w:sz="0" w:space="0" w:color="auto"/>
        <w:right w:val="none" w:sz="0" w:space="0" w:color="auto"/>
      </w:divBdr>
    </w:div>
    <w:div w:id="595869173">
      <w:bodyDiv w:val="1"/>
      <w:marLeft w:val="0"/>
      <w:marRight w:val="0"/>
      <w:marTop w:val="0"/>
      <w:marBottom w:val="0"/>
      <w:divBdr>
        <w:top w:val="none" w:sz="0" w:space="0" w:color="auto"/>
        <w:left w:val="none" w:sz="0" w:space="0" w:color="auto"/>
        <w:bottom w:val="none" w:sz="0" w:space="0" w:color="auto"/>
        <w:right w:val="none" w:sz="0" w:space="0" w:color="auto"/>
      </w:divBdr>
    </w:div>
    <w:div w:id="645209822">
      <w:bodyDiv w:val="1"/>
      <w:marLeft w:val="0"/>
      <w:marRight w:val="0"/>
      <w:marTop w:val="0"/>
      <w:marBottom w:val="0"/>
      <w:divBdr>
        <w:top w:val="none" w:sz="0" w:space="0" w:color="auto"/>
        <w:left w:val="none" w:sz="0" w:space="0" w:color="auto"/>
        <w:bottom w:val="none" w:sz="0" w:space="0" w:color="auto"/>
        <w:right w:val="none" w:sz="0" w:space="0" w:color="auto"/>
      </w:divBdr>
      <w:divsChild>
        <w:div w:id="273901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169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94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74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758930">
      <w:bodyDiv w:val="1"/>
      <w:marLeft w:val="0"/>
      <w:marRight w:val="0"/>
      <w:marTop w:val="0"/>
      <w:marBottom w:val="0"/>
      <w:divBdr>
        <w:top w:val="none" w:sz="0" w:space="0" w:color="auto"/>
        <w:left w:val="none" w:sz="0" w:space="0" w:color="auto"/>
        <w:bottom w:val="none" w:sz="0" w:space="0" w:color="auto"/>
        <w:right w:val="none" w:sz="0" w:space="0" w:color="auto"/>
      </w:divBdr>
    </w:div>
    <w:div w:id="719862886">
      <w:bodyDiv w:val="1"/>
      <w:marLeft w:val="0"/>
      <w:marRight w:val="0"/>
      <w:marTop w:val="0"/>
      <w:marBottom w:val="0"/>
      <w:divBdr>
        <w:top w:val="none" w:sz="0" w:space="0" w:color="auto"/>
        <w:left w:val="none" w:sz="0" w:space="0" w:color="auto"/>
        <w:bottom w:val="none" w:sz="0" w:space="0" w:color="auto"/>
        <w:right w:val="none" w:sz="0" w:space="0" w:color="auto"/>
      </w:divBdr>
    </w:div>
    <w:div w:id="721562872">
      <w:bodyDiv w:val="1"/>
      <w:marLeft w:val="0"/>
      <w:marRight w:val="0"/>
      <w:marTop w:val="0"/>
      <w:marBottom w:val="0"/>
      <w:divBdr>
        <w:top w:val="none" w:sz="0" w:space="0" w:color="auto"/>
        <w:left w:val="none" w:sz="0" w:space="0" w:color="auto"/>
        <w:bottom w:val="none" w:sz="0" w:space="0" w:color="auto"/>
        <w:right w:val="none" w:sz="0" w:space="0" w:color="auto"/>
      </w:divBdr>
    </w:div>
    <w:div w:id="724373566">
      <w:bodyDiv w:val="1"/>
      <w:marLeft w:val="0"/>
      <w:marRight w:val="0"/>
      <w:marTop w:val="0"/>
      <w:marBottom w:val="0"/>
      <w:divBdr>
        <w:top w:val="none" w:sz="0" w:space="0" w:color="auto"/>
        <w:left w:val="none" w:sz="0" w:space="0" w:color="auto"/>
        <w:bottom w:val="none" w:sz="0" w:space="0" w:color="auto"/>
        <w:right w:val="none" w:sz="0" w:space="0" w:color="auto"/>
      </w:divBdr>
    </w:div>
    <w:div w:id="740325621">
      <w:bodyDiv w:val="1"/>
      <w:marLeft w:val="0"/>
      <w:marRight w:val="0"/>
      <w:marTop w:val="0"/>
      <w:marBottom w:val="0"/>
      <w:divBdr>
        <w:top w:val="none" w:sz="0" w:space="0" w:color="auto"/>
        <w:left w:val="none" w:sz="0" w:space="0" w:color="auto"/>
        <w:bottom w:val="none" w:sz="0" w:space="0" w:color="auto"/>
        <w:right w:val="none" w:sz="0" w:space="0" w:color="auto"/>
      </w:divBdr>
    </w:div>
    <w:div w:id="746533795">
      <w:bodyDiv w:val="1"/>
      <w:marLeft w:val="0"/>
      <w:marRight w:val="0"/>
      <w:marTop w:val="0"/>
      <w:marBottom w:val="0"/>
      <w:divBdr>
        <w:top w:val="none" w:sz="0" w:space="0" w:color="auto"/>
        <w:left w:val="none" w:sz="0" w:space="0" w:color="auto"/>
        <w:bottom w:val="none" w:sz="0" w:space="0" w:color="auto"/>
        <w:right w:val="none" w:sz="0" w:space="0" w:color="auto"/>
      </w:divBdr>
    </w:div>
    <w:div w:id="804275604">
      <w:bodyDiv w:val="1"/>
      <w:marLeft w:val="0"/>
      <w:marRight w:val="0"/>
      <w:marTop w:val="0"/>
      <w:marBottom w:val="0"/>
      <w:divBdr>
        <w:top w:val="none" w:sz="0" w:space="0" w:color="auto"/>
        <w:left w:val="none" w:sz="0" w:space="0" w:color="auto"/>
        <w:bottom w:val="none" w:sz="0" w:space="0" w:color="auto"/>
        <w:right w:val="none" w:sz="0" w:space="0" w:color="auto"/>
      </w:divBdr>
    </w:div>
    <w:div w:id="857963608">
      <w:bodyDiv w:val="1"/>
      <w:marLeft w:val="0"/>
      <w:marRight w:val="0"/>
      <w:marTop w:val="0"/>
      <w:marBottom w:val="0"/>
      <w:divBdr>
        <w:top w:val="none" w:sz="0" w:space="0" w:color="auto"/>
        <w:left w:val="none" w:sz="0" w:space="0" w:color="auto"/>
        <w:bottom w:val="none" w:sz="0" w:space="0" w:color="auto"/>
        <w:right w:val="none" w:sz="0" w:space="0" w:color="auto"/>
      </w:divBdr>
    </w:div>
    <w:div w:id="863714606">
      <w:bodyDiv w:val="1"/>
      <w:marLeft w:val="0"/>
      <w:marRight w:val="0"/>
      <w:marTop w:val="0"/>
      <w:marBottom w:val="0"/>
      <w:divBdr>
        <w:top w:val="none" w:sz="0" w:space="0" w:color="auto"/>
        <w:left w:val="none" w:sz="0" w:space="0" w:color="auto"/>
        <w:bottom w:val="none" w:sz="0" w:space="0" w:color="auto"/>
        <w:right w:val="none" w:sz="0" w:space="0" w:color="auto"/>
      </w:divBdr>
    </w:div>
    <w:div w:id="863788672">
      <w:bodyDiv w:val="1"/>
      <w:marLeft w:val="0"/>
      <w:marRight w:val="0"/>
      <w:marTop w:val="0"/>
      <w:marBottom w:val="0"/>
      <w:divBdr>
        <w:top w:val="none" w:sz="0" w:space="0" w:color="auto"/>
        <w:left w:val="none" w:sz="0" w:space="0" w:color="auto"/>
        <w:bottom w:val="none" w:sz="0" w:space="0" w:color="auto"/>
        <w:right w:val="none" w:sz="0" w:space="0" w:color="auto"/>
      </w:divBdr>
    </w:div>
    <w:div w:id="944461687">
      <w:bodyDiv w:val="1"/>
      <w:marLeft w:val="0"/>
      <w:marRight w:val="0"/>
      <w:marTop w:val="0"/>
      <w:marBottom w:val="0"/>
      <w:divBdr>
        <w:top w:val="none" w:sz="0" w:space="0" w:color="auto"/>
        <w:left w:val="none" w:sz="0" w:space="0" w:color="auto"/>
        <w:bottom w:val="none" w:sz="0" w:space="0" w:color="auto"/>
        <w:right w:val="none" w:sz="0" w:space="0" w:color="auto"/>
      </w:divBdr>
    </w:div>
    <w:div w:id="958072025">
      <w:bodyDiv w:val="1"/>
      <w:marLeft w:val="0"/>
      <w:marRight w:val="0"/>
      <w:marTop w:val="0"/>
      <w:marBottom w:val="0"/>
      <w:divBdr>
        <w:top w:val="none" w:sz="0" w:space="0" w:color="auto"/>
        <w:left w:val="none" w:sz="0" w:space="0" w:color="auto"/>
        <w:bottom w:val="none" w:sz="0" w:space="0" w:color="auto"/>
        <w:right w:val="none" w:sz="0" w:space="0" w:color="auto"/>
      </w:divBdr>
    </w:div>
    <w:div w:id="1092355124">
      <w:bodyDiv w:val="1"/>
      <w:marLeft w:val="0"/>
      <w:marRight w:val="0"/>
      <w:marTop w:val="0"/>
      <w:marBottom w:val="0"/>
      <w:divBdr>
        <w:top w:val="none" w:sz="0" w:space="0" w:color="auto"/>
        <w:left w:val="none" w:sz="0" w:space="0" w:color="auto"/>
        <w:bottom w:val="none" w:sz="0" w:space="0" w:color="auto"/>
        <w:right w:val="none" w:sz="0" w:space="0" w:color="auto"/>
      </w:divBdr>
    </w:div>
    <w:div w:id="1174028583">
      <w:bodyDiv w:val="1"/>
      <w:marLeft w:val="0"/>
      <w:marRight w:val="0"/>
      <w:marTop w:val="0"/>
      <w:marBottom w:val="0"/>
      <w:divBdr>
        <w:top w:val="none" w:sz="0" w:space="0" w:color="auto"/>
        <w:left w:val="none" w:sz="0" w:space="0" w:color="auto"/>
        <w:bottom w:val="none" w:sz="0" w:space="0" w:color="auto"/>
        <w:right w:val="none" w:sz="0" w:space="0" w:color="auto"/>
      </w:divBdr>
    </w:div>
    <w:div w:id="1195000525">
      <w:bodyDiv w:val="1"/>
      <w:marLeft w:val="0"/>
      <w:marRight w:val="0"/>
      <w:marTop w:val="0"/>
      <w:marBottom w:val="0"/>
      <w:divBdr>
        <w:top w:val="none" w:sz="0" w:space="0" w:color="auto"/>
        <w:left w:val="none" w:sz="0" w:space="0" w:color="auto"/>
        <w:bottom w:val="none" w:sz="0" w:space="0" w:color="auto"/>
        <w:right w:val="none" w:sz="0" w:space="0" w:color="auto"/>
      </w:divBdr>
    </w:div>
    <w:div w:id="1334333129">
      <w:bodyDiv w:val="1"/>
      <w:marLeft w:val="0"/>
      <w:marRight w:val="0"/>
      <w:marTop w:val="0"/>
      <w:marBottom w:val="0"/>
      <w:divBdr>
        <w:top w:val="none" w:sz="0" w:space="0" w:color="auto"/>
        <w:left w:val="none" w:sz="0" w:space="0" w:color="auto"/>
        <w:bottom w:val="none" w:sz="0" w:space="0" w:color="auto"/>
        <w:right w:val="none" w:sz="0" w:space="0" w:color="auto"/>
      </w:divBdr>
      <w:divsChild>
        <w:div w:id="483592758">
          <w:marLeft w:val="0"/>
          <w:marRight w:val="0"/>
          <w:marTop w:val="0"/>
          <w:marBottom w:val="0"/>
          <w:divBdr>
            <w:top w:val="none" w:sz="0" w:space="0" w:color="auto"/>
            <w:left w:val="none" w:sz="0" w:space="0" w:color="auto"/>
            <w:bottom w:val="none" w:sz="0" w:space="0" w:color="auto"/>
            <w:right w:val="none" w:sz="0" w:space="0" w:color="auto"/>
          </w:divBdr>
          <w:divsChild>
            <w:div w:id="528492921">
              <w:marLeft w:val="0"/>
              <w:marRight w:val="0"/>
              <w:marTop w:val="0"/>
              <w:marBottom w:val="0"/>
              <w:divBdr>
                <w:top w:val="none" w:sz="0" w:space="0" w:color="auto"/>
                <w:left w:val="none" w:sz="0" w:space="0" w:color="auto"/>
                <w:bottom w:val="none" w:sz="0" w:space="0" w:color="auto"/>
                <w:right w:val="none" w:sz="0" w:space="0" w:color="auto"/>
              </w:divBdr>
              <w:divsChild>
                <w:div w:id="908341205">
                  <w:marLeft w:val="0"/>
                  <w:marRight w:val="0"/>
                  <w:marTop w:val="0"/>
                  <w:marBottom w:val="0"/>
                  <w:divBdr>
                    <w:top w:val="none" w:sz="0" w:space="0" w:color="auto"/>
                    <w:left w:val="none" w:sz="0" w:space="0" w:color="auto"/>
                    <w:bottom w:val="none" w:sz="0" w:space="0" w:color="auto"/>
                    <w:right w:val="none" w:sz="0" w:space="0" w:color="auto"/>
                  </w:divBdr>
                  <w:divsChild>
                    <w:div w:id="11788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28056">
      <w:bodyDiv w:val="1"/>
      <w:marLeft w:val="0"/>
      <w:marRight w:val="0"/>
      <w:marTop w:val="0"/>
      <w:marBottom w:val="0"/>
      <w:divBdr>
        <w:top w:val="none" w:sz="0" w:space="0" w:color="auto"/>
        <w:left w:val="none" w:sz="0" w:space="0" w:color="auto"/>
        <w:bottom w:val="none" w:sz="0" w:space="0" w:color="auto"/>
        <w:right w:val="none" w:sz="0" w:space="0" w:color="auto"/>
      </w:divBdr>
      <w:divsChild>
        <w:div w:id="539443063">
          <w:marLeft w:val="0"/>
          <w:marRight w:val="0"/>
          <w:marTop w:val="0"/>
          <w:marBottom w:val="0"/>
          <w:divBdr>
            <w:top w:val="none" w:sz="0" w:space="0" w:color="auto"/>
            <w:left w:val="none" w:sz="0" w:space="0" w:color="auto"/>
            <w:bottom w:val="none" w:sz="0" w:space="0" w:color="auto"/>
            <w:right w:val="none" w:sz="0" w:space="0" w:color="auto"/>
          </w:divBdr>
        </w:div>
        <w:div w:id="1773821891">
          <w:marLeft w:val="0"/>
          <w:marRight w:val="0"/>
          <w:marTop w:val="0"/>
          <w:marBottom w:val="0"/>
          <w:divBdr>
            <w:top w:val="none" w:sz="0" w:space="0" w:color="auto"/>
            <w:left w:val="none" w:sz="0" w:space="0" w:color="auto"/>
            <w:bottom w:val="none" w:sz="0" w:space="0" w:color="auto"/>
            <w:right w:val="none" w:sz="0" w:space="0" w:color="auto"/>
          </w:divBdr>
          <w:divsChild>
            <w:div w:id="132058018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77848189">
      <w:bodyDiv w:val="1"/>
      <w:marLeft w:val="0"/>
      <w:marRight w:val="0"/>
      <w:marTop w:val="0"/>
      <w:marBottom w:val="0"/>
      <w:divBdr>
        <w:top w:val="none" w:sz="0" w:space="0" w:color="auto"/>
        <w:left w:val="none" w:sz="0" w:space="0" w:color="auto"/>
        <w:bottom w:val="none" w:sz="0" w:space="0" w:color="auto"/>
        <w:right w:val="none" w:sz="0" w:space="0" w:color="auto"/>
      </w:divBdr>
    </w:div>
    <w:div w:id="1387877974">
      <w:bodyDiv w:val="1"/>
      <w:marLeft w:val="0"/>
      <w:marRight w:val="0"/>
      <w:marTop w:val="0"/>
      <w:marBottom w:val="0"/>
      <w:divBdr>
        <w:top w:val="none" w:sz="0" w:space="0" w:color="auto"/>
        <w:left w:val="none" w:sz="0" w:space="0" w:color="auto"/>
        <w:bottom w:val="none" w:sz="0" w:space="0" w:color="auto"/>
        <w:right w:val="none" w:sz="0" w:space="0" w:color="auto"/>
      </w:divBdr>
    </w:div>
    <w:div w:id="1391996976">
      <w:bodyDiv w:val="1"/>
      <w:marLeft w:val="0"/>
      <w:marRight w:val="0"/>
      <w:marTop w:val="0"/>
      <w:marBottom w:val="0"/>
      <w:divBdr>
        <w:top w:val="none" w:sz="0" w:space="0" w:color="auto"/>
        <w:left w:val="none" w:sz="0" w:space="0" w:color="auto"/>
        <w:bottom w:val="none" w:sz="0" w:space="0" w:color="auto"/>
        <w:right w:val="none" w:sz="0" w:space="0" w:color="auto"/>
      </w:divBdr>
    </w:div>
    <w:div w:id="1617565602">
      <w:bodyDiv w:val="1"/>
      <w:marLeft w:val="0"/>
      <w:marRight w:val="0"/>
      <w:marTop w:val="0"/>
      <w:marBottom w:val="0"/>
      <w:divBdr>
        <w:top w:val="none" w:sz="0" w:space="0" w:color="auto"/>
        <w:left w:val="none" w:sz="0" w:space="0" w:color="auto"/>
        <w:bottom w:val="none" w:sz="0" w:space="0" w:color="auto"/>
        <w:right w:val="none" w:sz="0" w:space="0" w:color="auto"/>
      </w:divBdr>
    </w:div>
    <w:div w:id="1633245940">
      <w:bodyDiv w:val="1"/>
      <w:marLeft w:val="0"/>
      <w:marRight w:val="0"/>
      <w:marTop w:val="0"/>
      <w:marBottom w:val="0"/>
      <w:divBdr>
        <w:top w:val="none" w:sz="0" w:space="0" w:color="auto"/>
        <w:left w:val="none" w:sz="0" w:space="0" w:color="auto"/>
        <w:bottom w:val="none" w:sz="0" w:space="0" w:color="auto"/>
        <w:right w:val="none" w:sz="0" w:space="0" w:color="auto"/>
      </w:divBdr>
    </w:div>
    <w:div w:id="1660966087">
      <w:bodyDiv w:val="1"/>
      <w:marLeft w:val="0"/>
      <w:marRight w:val="0"/>
      <w:marTop w:val="0"/>
      <w:marBottom w:val="0"/>
      <w:divBdr>
        <w:top w:val="none" w:sz="0" w:space="0" w:color="auto"/>
        <w:left w:val="none" w:sz="0" w:space="0" w:color="auto"/>
        <w:bottom w:val="none" w:sz="0" w:space="0" w:color="auto"/>
        <w:right w:val="none" w:sz="0" w:space="0" w:color="auto"/>
      </w:divBdr>
    </w:div>
    <w:div w:id="1669168965">
      <w:bodyDiv w:val="1"/>
      <w:marLeft w:val="0"/>
      <w:marRight w:val="0"/>
      <w:marTop w:val="0"/>
      <w:marBottom w:val="0"/>
      <w:divBdr>
        <w:top w:val="none" w:sz="0" w:space="0" w:color="auto"/>
        <w:left w:val="none" w:sz="0" w:space="0" w:color="auto"/>
        <w:bottom w:val="none" w:sz="0" w:space="0" w:color="auto"/>
        <w:right w:val="none" w:sz="0" w:space="0" w:color="auto"/>
      </w:divBdr>
    </w:div>
    <w:div w:id="1745565276">
      <w:bodyDiv w:val="1"/>
      <w:marLeft w:val="0"/>
      <w:marRight w:val="0"/>
      <w:marTop w:val="0"/>
      <w:marBottom w:val="0"/>
      <w:divBdr>
        <w:top w:val="none" w:sz="0" w:space="0" w:color="auto"/>
        <w:left w:val="none" w:sz="0" w:space="0" w:color="auto"/>
        <w:bottom w:val="none" w:sz="0" w:space="0" w:color="auto"/>
        <w:right w:val="none" w:sz="0" w:space="0" w:color="auto"/>
      </w:divBdr>
      <w:divsChild>
        <w:div w:id="796221336">
          <w:marLeft w:val="0"/>
          <w:marRight w:val="0"/>
          <w:marTop w:val="0"/>
          <w:marBottom w:val="0"/>
          <w:divBdr>
            <w:top w:val="none" w:sz="0" w:space="0" w:color="auto"/>
            <w:left w:val="none" w:sz="0" w:space="0" w:color="auto"/>
            <w:bottom w:val="none" w:sz="0" w:space="0" w:color="auto"/>
            <w:right w:val="none" w:sz="0" w:space="0" w:color="auto"/>
          </w:divBdr>
          <w:divsChild>
            <w:div w:id="343438736">
              <w:marLeft w:val="0"/>
              <w:marRight w:val="0"/>
              <w:marTop w:val="0"/>
              <w:marBottom w:val="0"/>
              <w:divBdr>
                <w:top w:val="none" w:sz="0" w:space="0" w:color="auto"/>
                <w:left w:val="none" w:sz="0" w:space="0" w:color="auto"/>
                <w:bottom w:val="none" w:sz="0" w:space="0" w:color="auto"/>
                <w:right w:val="none" w:sz="0" w:space="0" w:color="auto"/>
              </w:divBdr>
              <w:divsChild>
                <w:div w:id="14106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9669">
      <w:bodyDiv w:val="1"/>
      <w:marLeft w:val="0"/>
      <w:marRight w:val="0"/>
      <w:marTop w:val="0"/>
      <w:marBottom w:val="0"/>
      <w:divBdr>
        <w:top w:val="none" w:sz="0" w:space="0" w:color="auto"/>
        <w:left w:val="none" w:sz="0" w:space="0" w:color="auto"/>
        <w:bottom w:val="none" w:sz="0" w:space="0" w:color="auto"/>
        <w:right w:val="none" w:sz="0" w:space="0" w:color="auto"/>
      </w:divBdr>
    </w:div>
    <w:div w:id="1834105112">
      <w:bodyDiv w:val="1"/>
      <w:marLeft w:val="0"/>
      <w:marRight w:val="0"/>
      <w:marTop w:val="0"/>
      <w:marBottom w:val="0"/>
      <w:divBdr>
        <w:top w:val="none" w:sz="0" w:space="0" w:color="auto"/>
        <w:left w:val="none" w:sz="0" w:space="0" w:color="auto"/>
        <w:bottom w:val="none" w:sz="0" w:space="0" w:color="auto"/>
        <w:right w:val="none" w:sz="0" w:space="0" w:color="auto"/>
      </w:divBdr>
    </w:div>
    <w:div w:id="1866289895">
      <w:bodyDiv w:val="1"/>
      <w:marLeft w:val="0"/>
      <w:marRight w:val="0"/>
      <w:marTop w:val="0"/>
      <w:marBottom w:val="0"/>
      <w:divBdr>
        <w:top w:val="none" w:sz="0" w:space="0" w:color="auto"/>
        <w:left w:val="none" w:sz="0" w:space="0" w:color="auto"/>
        <w:bottom w:val="none" w:sz="0" w:space="0" w:color="auto"/>
        <w:right w:val="none" w:sz="0" w:space="0" w:color="auto"/>
      </w:divBdr>
    </w:div>
    <w:div w:id="1873955089">
      <w:bodyDiv w:val="1"/>
      <w:marLeft w:val="0"/>
      <w:marRight w:val="0"/>
      <w:marTop w:val="0"/>
      <w:marBottom w:val="0"/>
      <w:divBdr>
        <w:top w:val="none" w:sz="0" w:space="0" w:color="auto"/>
        <w:left w:val="none" w:sz="0" w:space="0" w:color="auto"/>
        <w:bottom w:val="none" w:sz="0" w:space="0" w:color="auto"/>
        <w:right w:val="none" w:sz="0" w:space="0" w:color="auto"/>
      </w:divBdr>
    </w:div>
    <w:div w:id="1956250390">
      <w:bodyDiv w:val="1"/>
      <w:marLeft w:val="0"/>
      <w:marRight w:val="0"/>
      <w:marTop w:val="0"/>
      <w:marBottom w:val="0"/>
      <w:divBdr>
        <w:top w:val="none" w:sz="0" w:space="0" w:color="auto"/>
        <w:left w:val="none" w:sz="0" w:space="0" w:color="auto"/>
        <w:bottom w:val="none" w:sz="0" w:space="0" w:color="auto"/>
        <w:right w:val="none" w:sz="0" w:space="0" w:color="auto"/>
      </w:divBdr>
    </w:div>
    <w:div w:id="1989817861">
      <w:bodyDiv w:val="1"/>
      <w:marLeft w:val="0"/>
      <w:marRight w:val="0"/>
      <w:marTop w:val="0"/>
      <w:marBottom w:val="0"/>
      <w:divBdr>
        <w:top w:val="none" w:sz="0" w:space="0" w:color="auto"/>
        <w:left w:val="none" w:sz="0" w:space="0" w:color="auto"/>
        <w:bottom w:val="none" w:sz="0" w:space="0" w:color="auto"/>
        <w:right w:val="none" w:sz="0" w:space="0" w:color="auto"/>
      </w:divBdr>
    </w:div>
    <w:div w:id="2037539753">
      <w:bodyDiv w:val="1"/>
      <w:marLeft w:val="0"/>
      <w:marRight w:val="0"/>
      <w:marTop w:val="0"/>
      <w:marBottom w:val="0"/>
      <w:divBdr>
        <w:top w:val="none" w:sz="0" w:space="0" w:color="auto"/>
        <w:left w:val="none" w:sz="0" w:space="0" w:color="auto"/>
        <w:bottom w:val="none" w:sz="0" w:space="0" w:color="auto"/>
        <w:right w:val="none" w:sz="0" w:space="0" w:color="auto"/>
      </w:divBdr>
      <w:divsChild>
        <w:div w:id="1440417649">
          <w:marLeft w:val="0"/>
          <w:marRight w:val="0"/>
          <w:marTop w:val="0"/>
          <w:marBottom w:val="0"/>
          <w:divBdr>
            <w:top w:val="none" w:sz="0" w:space="0" w:color="auto"/>
            <w:left w:val="none" w:sz="0" w:space="0" w:color="auto"/>
            <w:bottom w:val="none" w:sz="0" w:space="0" w:color="auto"/>
            <w:right w:val="none" w:sz="0" w:space="0" w:color="auto"/>
          </w:divBdr>
          <w:divsChild>
            <w:div w:id="1906449342">
              <w:marLeft w:val="0"/>
              <w:marRight w:val="0"/>
              <w:marTop w:val="0"/>
              <w:marBottom w:val="0"/>
              <w:divBdr>
                <w:top w:val="none" w:sz="0" w:space="0" w:color="auto"/>
                <w:left w:val="none" w:sz="0" w:space="0" w:color="auto"/>
                <w:bottom w:val="none" w:sz="0" w:space="0" w:color="auto"/>
                <w:right w:val="none" w:sz="0" w:space="0" w:color="auto"/>
              </w:divBdr>
              <w:divsChild>
                <w:div w:id="183977875">
                  <w:marLeft w:val="0"/>
                  <w:marRight w:val="0"/>
                  <w:marTop w:val="0"/>
                  <w:marBottom w:val="0"/>
                  <w:divBdr>
                    <w:top w:val="none" w:sz="0" w:space="0" w:color="auto"/>
                    <w:left w:val="none" w:sz="0" w:space="0" w:color="auto"/>
                    <w:bottom w:val="none" w:sz="0" w:space="0" w:color="auto"/>
                    <w:right w:val="none" w:sz="0" w:space="0" w:color="auto"/>
                  </w:divBdr>
                  <w:divsChild>
                    <w:div w:id="41908556">
                      <w:marLeft w:val="0"/>
                      <w:marRight w:val="0"/>
                      <w:marTop w:val="0"/>
                      <w:marBottom w:val="0"/>
                      <w:divBdr>
                        <w:top w:val="none" w:sz="0" w:space="0" w:color="auto"/>
                        <w:left w:val="none" w:sz="0" w:space="0" w:color="auto"/>
                        <w:bottom w:val="none" w:sz="0" w:space="0" w:color="auto"/>
                        <w:right w:val="none" w:sz="0" w:space="0" w:color="auto"/>
                      </w:divBdr>
                      <w:divsChild>
                        <w:div w:id="175122531">
                          <w:marLeft w:val="0"/>
                          <w:marRight w:val="0"/>
                          <w:marTop w:val="0"/>
                          <w:marBottom w:val="0"/>
                          <w:divBdr>
                            <w:top w:val="none" w:sz="0" w:space="0" w:color="auto"/>
                            <w:left w:val="none" w:sz="0" w:space="0" w:color="auto"/>
                            <w:bottom w:val="none" w:sz="0" w:space="0" w:color="auto"/>
                            <w:right w:val="none" w:sz="0" w:space="0" w:color="auto"/>
                          </w:divBdr>
                          <w:divsChild>
                            <w:div w:id="1964846527">
                              <w:marLeft w:val="0"/>
                              <w:marRight w:val="0"/>
                              <w:marTop w:val="0"/>
                              <w:marBottom w:val="0"/>
                              <w:divBdr>
                                <w:top w:val="none" w:sz="0" w:space="0" w:color="auto"/>
                                <w:left w:val="none" w:sz="0" w:space="0" w:color="auto"/>
                                <w:bottom w:val="none" w:sz="0" w:space="0" w:color="auto"/>
                                <w:right w:val="none" w:sz="0" w:space="0" w:color="auto"/>
                              </w:divBdr>
                              <w:divsChild>
                                <w:div w:id="456989948">
                                  <w:marLeft w:val="0"/>
                                  <w:marRight w:val="0"/>
                                  <w:marTop w:val="0"/>
                                  <w:marBottom w:val="0"/>
                                  <w:divBdr>
                                    <w:top w:val="none" w:sz="0" w:space="0" w:color="auto"/>
                                    <w:left w:val="none" w:sz="0" w:space="0" w:color="auto"/>
                                    <w:bottom w:val="none" w:sz="0" w:space="0" w:color="auto"/>
                                    <w:right w:val="none" w:sz="0" w:space="0" w:color="auto"/>
                                  </w:divBdr>
                                  <w:divsChild>
                                    <w:div w:id="573395067">
                                      <w:marLeft w:val="0"/>
                                      <w:marRight w:val="0"/>
                                      <w:marTop w:val="0"/>
                                      <w:marBottom w:val="0"/>
                                      <w:divBdr>
                                        <w:top w:val="none" w:sz="0" w:space="0" w:color="auto"/>
                                        <w:left w:val="none" w:sz="0" w:space="0" w:color="auto"/>
                                        <w:bottom w:val="none" w:sz="0" w:space="0" w:color="auto"/>
                                        <w:right w:val="none" w:sz="0" w:space="0" w:color="auto"/>
                                      </w:divBdr>
                                      <w:divsChild>
                                        <w:div w:id="1276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09194">
      <w:bodyDiv w:val="1"/>
      <w:marLeft w:val="0"/>
      <w:marRight w:val="0"/>
      <w:marTop w:val="0"/>
      <w:marBottom w:val="0"/>
      <w:divBdr>
        <w:top w:val="none" w:sz="0" w:space="0" w:color="auto"/>
        <w:left w:val="none" w:sz="0" w:space="0" w:color="auto"/>
        <w:bottom w:val="none" w:sz="0" w:space="0" w:color="auto"/>
        <w:right w:val="none" w:sz="0" w:space="0" w:color="auto"/>
      </w:divBdr>
    </w:div>
    <w:div w:id="213910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nigma.ini.usc.edu"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urfer.nmr.mgh.harvard.edu/fswiki/recon-all"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ortizo-117/SCI_Map" TargetMode="External"/><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enigma.ini.usc.edu/protocols/imaging-protocols/"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EAD6B-CB09-FC47-AC65-745F0AE91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47538</Words>
  <Characters>299491</Characters>
  <Application>Microsoft Office Word</Application>
  <DocSecurity>0</DocSecurity>
  <Lines>2495</Lines>
  <Paragraphs>692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vahaas@student.ubc.ca</dc:creator>
  <cp:keywords/>
  <dc:description/>
  <cp:lastModifiedBy>vahaas@student.ubc.ca</cp:lastModifiedBy>
  <cp:revision>48</cp:revision>
  <cp:lastPrinted>2025-06-13T21:54:00Z</cp:lastPrinted>
  <dcterms:created xsi:type="dcterms:W3CDTF">2025-05-26T17:10:00Z</dcterms:created>
  <dcterms:modified xsi:type="dcterms:W3CDTF">2025-07-04T17:44:00Z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zotero-version="7.0.18"&gt;&lt;session id="5G2AMz9u"/&gt;&lt;style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